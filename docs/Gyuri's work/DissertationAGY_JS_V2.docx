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08AC" w:rsidRDefault="002808AC" w:rsidP="00165EA6">
      <w:pPr>
        <w:pStyle w:val="Title"/>
        <w:rPr>
          <w:lang w:val="hu-HU"/>
        </w:rPr>
      </w:pPr>
      <w:r>
        <w:rPr>
          <w:lang w:val="hu-HU"/>
        </w:rPr>
        <w:t>Járművekről szóló vélemények automatikus érzelemelemző rendszere</w:t>
      </w:r>
    </w:p>
    <w:p w:rsidR="00793040" w:rsidRDefault="00793040">
      <w:pPr>
        <w:rPr>
          <w:lang w:val="hu-HU"/>
        </w:rPr>
      </w:pPr>
      <w:r>
        <w:rPr>
          <w:lang w:val="hu-HU"/>
        </w:rPr>
        <w:t>(</w:t>
      </w:r>
      <w:r w:rsidR="00CA063A">
        <w:rPr>
          <w:lang w:val="hu-HU"/>
        </w:rPr>
        <w:t xml:space="preserve">Angol cím: </w:t>
      </w:r>
      <w:r>
        <w:rPr>
          <w:lang w:val="hu-HU"/>
        </w:rPr>
        <w:t>Towards automated vehicle profiling)</w:t>
      </w:r>
    </w:p>
    <w:p w:rsidR="00DD3F82" w:rsidRDefault="00DC0CF1" w:rsidP="00165EA6">
      <w:pPr>
        <w:pStyle w:val="Heading1"/>
        <w:rPr>
          <w:lang w:val="hu-HU"/>
        </w:rPr>
      </w:pPr>
      <w:r>
        <w:rPr>
          <w:lang w:val="hu-HU"/>
        </w:rPr>
        <w:t>Bevezető</w:t>
      </w:r>
    </w:p>
    <w:p w:rsidR="004744B5" w:rsidRDefault="004744B5" w:rsidP="00E27A61">
      <w:r>
        <w:rPr>
          <w:lang w:val="hu-HU"/>
        </w:rPr>
        <w:t xml:space="preserve">A „Big data” korszak úton van. A </w:t>
      </w:r>
      <w:r>
        <w:t>“</w:t>
      </w:r>
      <w:r>
        <w:rPr>
          <w:lang w:val="hu-HU"/>
        </w:rPr>
        <w:t>Big data</w:t>
      </w:r>
      <w:r>
        <w:t>” óriási adatmennyiséget jelent ami a világ minden tájáról, napról napra, óráról órára előállitodik intelligens hálozatok, magánszektor és egyéni felhasználok által.</w:t>
      </w:r>
      <w:r w:rsidR="00771B33">
        <w:t xml:space="preserve"> Különböző szakterületű tudósok, mint </w:t>
      </w:r>
      <w:r w:rsidR="00771B33" w:rsidRPr="00771B33">
        <w:t>számítógép-tudós</w:t>
      </w:r>
      <w:r w:rsidR="00771B33">
        <w:t xml:space="preserve">ok, fizikusok, matematikusok, </w:t>
      </w:r>
      <w:r w:rsidR="00771B33" w:rsidRPr="00771B33">
        <w:t>politológusok</w:t>
      </w:r>
      <w:r w:rsidR="00771B33">
        <w:t>, bio-informatikusok, szociológusok,</w:t>
      </w:r>
      <w:r w:rsidR="00AE45EE">
        <w:t xml:space="preserve"> </w:t>
      </w:r>
      <w:r w:rsidR="00771B33">
        <w:t>sürgetik a hozzáférést ehhez az óriási adathoz amiket az emberek, dolgok és a köztük létező kölcsönhatások hoznak létre.</w:t>
      </w:r>
      <w:sdt>
        <w:sdtPr>
          <w:id w:val="-1809772027"/>
          <w:citation/>
        </w:sdtPr>
        <w:sdtContent>
          <w:r w:rsidR="00E823CE">
            <w:fldChar w:fldCharType="begin"/>
          </w:r>
          <w:r w:rsidR="00E823CE">
            <w:rPr>
              <w:lang w:val="hu-HU"/>
            </w:rPr>
            <w:instrText xml:space="preserve"> CITATION Boy12 \l 1038 </w:instrText>
          </w:r>
          <w:r w:rsidR="00E823CE">
            <w:fldChar w:fldCharType="separate"/>
          </w:r>
          <w:r w:rsidR="00037308">
            <w:rPr>
              <w:noProof/>
              <w:lang w:val="hu-HU"/>
            </w:rPr>
            <w:t xml:space="preserve"> </w:t>
          </w:r>
          <w:r w:rsidR="00037308" w:rsidRPr="00037308">
            <w:rPr>
              <w:noProof/>
              <w:lang w:val="hu-HU"/>
            </w:rPr>
            <w:t>[1]</w:t>
          </w:r>
          <w:r w:rsidR="00E823CE">
            <w:fldChar w:fldCharType="end"/>
          </w:r>
        </w:sdtContent>
      </w:sdt>
    </w:p>
    <w:p w:rsidR="008F3E22" w:rsidRDefault="008F3E22" w:rsidP="00E27A61">
      <w:pPr>
        <w:pStyle w:val="Tablazatfeliratozas"/>
      </w:pPr>
      <w:r>
        <w:fldChar w:fldCharType="begin"/>
      </w:r>
      <w:r>
        <w:instrText xml:space="preserve"> SEQ táblázat \* ARABIC </w:instrText>
      </w:r>
      <w:r>
        <w:fldChar w:fldCharType="separate"/>
      </w:r>
      <w:r w:rsidR="00206B4E">
        <w:rPr>
          <w:noProof/>
        </w:rPr>
        <w:t>1</w:t>
      </w:r>
      <w:r>
        <w:fldChar w:fldCharType="end"/>
      </w:r>
      <w:r>
        <w:t xml:space="preserve">. </w:t>
      </w:r>
      <w:r w:rsidR="00AE45EE">
        <w:t xml:space="preserve">A „Big data” négy tulajdonsága a 4V : </w:t>
      </w:r>
    </w:p>
    <w:tbl>
      <w:tblPr>
        <w:tblStyle w:val="TableGrid"/>
        <w:tblW w:w="0" w:type="auto"/>
        <w:jc w:val="center"/>
        <w:tblLayout w:type="fixed"/>
        <w:tblLook w:val="04A0" w:firstRow="1" w:lastRow="0" w:firstColumn="1" w:lastColumn="0" w:noHBand="0" w:noVBand="1"/>
      </w:tblPr>
      <w:tblGrid>
        <w:gridCol w:w="1951"/>
        <w:gridCol w:w="284"/>
        <w:gridCol w:w="2126"/>
        <w:gridCol w:w="283"/>
        <w:gridCol w:w="1985"/>
        <w:gridCol w:w="283"/>
        <w:gridCol w:w="2376"/>
      </w:tblGrid>
      <w:tr w:rsidR="00930925" w:rsidTr="00B66148">
        <w:trPr>
          <w:jc w:val="center"/>
        </w:trPr>
        <w:tc>
          <w:tcPr>
            <w:tcW w:w="1951" w:type="dxa"/>
            <w:tcBorders>
              <w:right w:val="single" w:sz="4" w:space="0" w:color="auto"/>
            </w:tcBorders>
            <w:shd w:val="clear" w:color="auto" w:fill="548DD4" w:themeFill="text2" w:themeFillTint="99"/>
          </w:tcPr>
          <w:p w:rsidR="00930925" w:rsidRDefault="00EA7FB7" w:rsidP="00930925">
            <w:pPr>
              <w:jc w:val="center"/>
              <w:rPr>
                <w:b/>
                <w:color w:val="FFFFFF" w:themeColor="background1"/>
                <w:szCs w:val="24"/>
                <w:lang w:val="hu-HU"/>
              </w:rPr>
            </w:pPr>
            <w:r w:rsidRPr="00930925">
              <w:rPr>
                <w:b/>
                <w:color w:val="FFFFFF" w:themeColor="background1"/>
                <w:szCs w:val="24"/>
                <w:lang w:val="hu-HU"/>
              </w:rPr>
              <w:t xml:space="preserve">Mennyiség </w:t>
            </w:r>
          </w:p>
          <w:p w:rsidR="00EA7FB7" w:rsidRPr="00930925" w:rsidRDefault="00EA7FB7" w:rsidP="00930925">
            <w:pPr>
              <w:jc w:val="center"/>
              <w:rPr>
                <w:b/>
                <w:color w:val="FFFFFF" w:themeColor="background1"/>
                <w:szCs w:val="24"/>
                <w:lang w:val="hu-HU"/>
              </w:rPr>
            </w:pPr>
            <w:r w:rsidRPr="00930925">
              <w:rPr>
                <w:b/>
                <w:color w:val="FFFFFF" w:themeColor="background1"/>
                <w:szCs w:val="24"/>
                <w:lang w:val="hu-HU"/>
              </w:rPr>
              <w:t>(Volume)</w:t>
            </w:r>
          </w:p>
        </w:tc>
        <w:tc>
          <w:tcPr>
            <w:tcW w:w="284" w:type="dxa"/>
            <w:tcBorders>
              <w:top w:val="nil"/>
              <w:left w:val="single" w:sz="4" w:space="0" w:color="auto"/>
              <w:bottom w:val="nil"/>
              <w:right w:val="single" w:sz="4" w:space="0" w:color="auto"/>
            </w:tcBorders>
            <w:shd w:val="clear" w:color="auto" w:fill="auto"/>
          </w:tcPr>
          <w:p w:rsidR="00EA7FB7" w:rsidRPr="00930925" w:rsidRDefault="00EA7FB7" w:rsidP="00930925">
            <w:pPr>
              <w:jc w:val="center"/>
              <w:rPr>
                <w:b/>
                <w:color w:val="FFFFFF" w:themeColor="background1"/>
                <w:szCs w:val="24"/>
                <w:lang w:val="hu-HU"/>
              </w:rPr>
            </w:pPr>
          </w:p>
        </w:tc>
        <w:tc>
          <w:tcPr>
            <w:tcW w:w="2126" w:type="dxa"/>
            <w:tcBorders>
              <w:left w:val="single" w:sz="4" w:space="0" w:color="auto"/>
              <w:right w:val="single" w:sz="4" w:space="0" w:color="auto"/>
            </w:tcBorders>
            <w:shd w:val="clear" w:color="auto" w:fill="548DD4" w:themeFill="text2" w:themeFillTint="99"/>
          </w:tcPr>
          <w:p w:rsidR="00EA7FB7" w:rsidRPr="00930925" w:rsidRDefault="0055110A" w:rsidP="0055110A">
            <w:pPr>
              <w:jc w:val="center"/>
              <w:rPr>
                <w:b/>
                <w:color w:val="FFFFFF" w:themeColor="background1"/>
                <w:szCs w:val="24"/>
                <w:lang w:val="hu-HU"/>
              </w:rPr>
            </w:pPr>
            <w:r>
              <w:rPr>
                <w:b/>
                <w:color w:val="FFFFFF" w:themeColor="background1"/>
                <w:szCs w:val="24"/>
                <w:lang w:val="hu-HU"/>
              </w:rPr>
              <w:t>Sebesség (Velocity)</w:t>
            </w:r>
          </w:p>
        </w:tc>
        <w:tc>
          <w:tcPr>
            <w:tcW w:w="283" w:type="dxa"/>
            <w:tcBorders>
              <w:top w:val="nil"/>
              <w:left w:val="single" w:sz="4" w:space="0" w:color="auto"/>
              <w:bottom w:val="nil"/>
              <w:right w:val="single" w:sz="4" w:space="0" w:color="auto"/>
            </w:tcBorders>
            <w:shd w:val="clear" w:color="auto" w:fill="auto"/>
          </w:tcPr>
          <w:p w:rsidR="00EA7FB7" w:rsidRPr="00930925" w:rsidRDefault="00EA7FB7" w:rsidP="00930925">
            <w:pPr>
              <w:jc w:val="center"/>
              <w:rPr>
                <w:b/>
                <w:color w:val="FFFFFF" w:themeColor="background1"/>
                <w:szCs w:val="24"/>
                <w:lang w:val="hu-HU"/>
              </w:rPr>
            </w:pPr>
          </w:p>
        </w:tc>
        <w:tc>
          <w:tcPr>
            <w:tcW w:w="1985" w:type="dxa"/>
            <w:tcBorders>
              <w:left w:val="single" w:sz="4" w:space="0" w:color="auto"/>
              <w:right w:val="single" w:sz="4" w:space="0" w:color="auto"/>
            </w:tcBorders>
            <w:shd w:val="clear" w:color="auto" w:fill="548DD4" w:themeFill="text2" w:themeFillTint="99"/>
          </w:tcPr>
          <w:p w:rsidR="00EA7FB7" w:rsidRPr="00930925" w:rsidRDefault="0055110A" w:rsidP="0055110A">
            <w:pPr>
              <w:jc w:val="center"/>
              <w:rPr>
                <w:b/>
                <w:color w:val="FFFFFF" w:themeColor="background1"/>
                <w:szCs w:val="24"/>
                <w:lang w:val="hu-HU"/>
              </w:rPr>
            </w:pPr>
            <w:r>
              <w:rPr>
                <w:b/>
                <w:color w:val="FFFFFF" w:themeColor="background1"/>
                <w:szCs w:val="24"/>
                <w:lang w:val="hu-HU"/>
              </w:rPr>
              <w:t>Változatosság (Variety)</w:t>
            </w:r>
          </w:p>
        </w:tc>
        <w:tc>
          <w:tcPr>
            <w:tcW w:w="283" w:type="dxa"/>
            <w:tcBorders>
              <w:top w:val="nil"/>
              <w:left w:val="single" w:sz="4" w:space="0" w:color="auto"/>
              <w:bottom w:val="nil"/>
              <w:right w:val="single" w:sz="4" w:space="0" w:color="auto"/>
            </w:tcBorders>
            <w:shd w:val="clear" w:color="auto" w:fill="auto"/>
          </w:tcPr>
          <w:p w:rsidR="00EA7FB7" w:rsidRPr="00930925" w:rsidRDefault="00EA7FB7" w:rsidP="00930925">
            <w:pPr>
              <w:jc w:val="center"/>
              <w:rPr>
                <w:b/>
                <w:color w:val="FFFFFF" w:themeColor="background1"/>
                <w:szCs w:val="24"/>
                <w:lang w:val="hu-HU"/>
              </w:rPr>
            </w:pPr>
          </w:p>
        </w:tc>
        <w:tc>
          <w:tcPr>
            <w:tcW w:w="2376" w:type="dxa"/>
            <w:tcBorders>
              <w:left w:val="single" w:sz="4" w:space="0" w:color="auto"/>
            </w:tcBorders>
            <w:shd w:val="clear" w:color="auto" w:fill="548DD4" w:themeFill="text2" w:themeFillTint="99"/>
          </w:tcPr>
          <w:p w:rsidR="00EA7FB7" w:rsidRPr="00930925" w:rsidRDefault="0055110A" w:rsidP="0055110A">
            <w:pPr>
              <w:jc w:val="center"/>
              <w:rPr>
                <w:b/>
                <w:color w:val="FFFFFF" w:themeColor="background1"/>
                <w:szCs w:val="24"/>
                <w:lang w:val="hu-HU"/>
              </w:rPr>
            </w:pPr>
            <w:r>
              <w:rPr>
                <w:b/>
                <w:color w:val="FFFFFF" w:themeColor="background1"/>
                <w:szCs w:val="24"/>
                <w:lang w:val="hu-HU"/>
              </w:rPr>
              <w:t>Igazmondás (Veracity)</w:t>
            </w:r>
          </w:p>
        </w:tc>
      </w:tr>
      <w:tr w:rsidR="00930925" w:rsidTr="00B66148">
        <w:trPr>
          <w:trHeight w:val="1712"/>
          <w:jc w:val="center"/>
        </w:trPr>
        <w:tc>
          <w:tcPr>
            <w:tcW w:w="1951" w:type="dxa"/>
            <w:tcBorders>
              <w:right w:val="single" w:sz="4" w:space="0" w:color="auto"/>
            </w:tcBorders>
          </w:tcPr>
          <w:p w:rsidR="00EA7FB7" w:rsidRDefault="009131D3" w:rsidP="009A2C63">
            <w:pPr>
              <w:rPr>
                <w:lang w:val="hu-HU"/>
              </w:rPr>
            </w:pPr>
            <w:r>
              <w:rPr>
                <w:noProof/>
                <w:lang w:eastAsia="ro-RO"/>
              </w:rPr>
              <w:drawing>
                <wp:inline distT="0" distB="0" distL="0" distR="0" wp14:anchorId="2150D87B" wp14:editId="358DA51A">
                  <wp:extent cx="1101725" cy="10541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4_1.png"/>
                          <pic:cNvPicPr/>
                        </pic:nvPicPr>
                        <pic:blipFill>
                          <a:blip r:embed="rId7">
                            <a:extLst>
                              <a:ext uri="{28A0092B-C50C-407E-A947-70E740481C1C}">
                                <a14:useLocalDpi xmlns:a14="http://schemas.microsoft.com/office/drawing/2010/main" val="0"/>
                              </a:ext>
                            </a:extLst>
                          </a:blip>
                          <a:stretch>
                            <a:fillRect/>
                          </a:stretch>
                        </pic:blipFill>
                        <pic:spPr>
                          <a:xfrm>
                            <a:off x="0" y="0"/>
                            <a:ext cx="1101725" cy="1054100"/>
                          </a:xfrm>
                          <a:prstGeom prst="rect">
                            <a:avLst/>
                          </a:prstGeom>
                        </pic:spPr>
                      </pic:pic>
                    </a:graphicData>
                  </a:graphic>
                </wp:inline>
              </w:drawing>
            </w:r>
          </w:p>
        </w:tc>
        <w:tc>
          <w:tcPr>
            <w:tcW w:w="284" w:type="dxa"/>
            <w:tcBorders>
              <w:top w:val="nil"/>
              <w:left w:val="single" w:sz="4" w:space="0" w:color="auto"/>
              <w:bottom w:val="nil"/>
              <w:right w:val="single" w:sz="4" w:space="0" w:color="auto"/>
            </w:tcBorders>
            <w:shd w:val="clear" w:color="auto" w:fill="auto"/>
          </w:tcPr>
          <w:p w:rsidR="00EA7FB7" w:rsidRDefault="00EA7FB7" w:rsidP="009A2C63">
            <w:pPr>
              <w:rPr>
                <w:lang w:val="hu-HU"/>
              </w:rPr>
            </w:pPr>
          </w:p>
        </w:tc>
        <w:tc>
          <w:tcPr>
            <w:tcW w:w="2126" w:type="dxa"/>
            <w:tcBorders>
              <w:left w:val="single" w:sz="4" w:space="0" w:color="auto"/>
              <w:right w:val="single" w:sz="4" w:space="0" w:color="auto"/>
            </w:tcBorders>
          </w:tcPr>
          <w:p w:rsidR="00EA7FB7" w:rsidRDefault="009131D3" w:rsidP="009131D3">
            <w:pPr>
              <w:jc w:val="center"/>
              <w:rPr>
                <w:lang w:val="hu-HU"/>
              </w:rPr>
            </w:pPr>
            <w:r>
              <w:rPr>
                <w:noProof/>
                <w:lang w:eastAsia="ro-RO"/>
              </w:rPr>
              <w:drawing>
                <wp:inline distT="0" distB="0" distL="0" distR="0" wp14:anchorId="160395B0" wp14:editId="2292401B">
                  <wp:extent cx="1208598" cy="10177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4_2.png"/>
                          <pic:cNvPicPr/>
                        </pic:nvPicPr>
                        <pic:blipFill>
                          <a:blip r:embed="rId8">
                            <a:extLst>
                              <a:ext uri="{28A0092B-C50C-407E-A947-70E740481C1C}">
                                <a14:useLocalDpi xmlns:a14="http://schemas.microsoft.com/office/drawing/2010/main" val="0"/>
                              </a:ext>
                            </a:extLst>
                          </a:blip>
                          <a:stretch>
                            <a:fillRect/>
                          </a:stretch>
                        </pic:blipFill>
                        <pic:spPr>
                          <a:xfrm>
                            <a:off x="0" y="0"/>
                            <a:ext cx="1212850" cy="1021348"/>
                          </a:xfrm>
                          <a:prstGeom prst="rect">
                            <a:avLst/>
                          </a:prstGeom>
                        </pic:spPr>
                      </pic:pic>
                    </a:graphicData>
                  </a:graphic>
                </wp:inline>
              </w:drawing>
            </w:r>
          </w:p>
        </w:tc>
        <w:tc>
          <w:tcPr>
            <w:tcW w:w="283" w:type="dxa"/>
            <w:tcBorders>
              <w:top w:val="nil"/>
              <w:left w:val="single" w:sz="4" w:space="0" w:color="auto"/>
              <w:bottom w:val="nil"/>
              <w:right w:val="single" w:sz="4" w:space="0" w:color="auto"/>
            </w:tcBorders>
            <w:shd w:val="clear" w:color="auto" w:fill="auto"/>
          </w:tcPr>
          <w:p w:rsidR="00EA7FB7" w:rsidRDefault="00EA7FB7" w:rsidP="009A2C63">
            <w:pPr>
              <w:rPr>
                <w:lang w:val="hu-HU"/>
              </w:rPr>
            </w:pPr>
          </w:p>
        </w:tc>
        <w:tc>
          <w:tcPr>
            <w:tcW w:w="1985" w:type="dxa"/>
            <w:tcBorders>
              <w:left w:val="single" w:sz="4" w:space="0" w:color="auto"/>
              <w:right w:val="single" w:sz="4" w:space="0" w:color="auto"/>
            </w:tcBorders>
          </w:tcPr>
          <w:p w:rsidR="00EA7FB7" w:rsidRDefault="009131D3" w:rsidP="009A2C63">
            <w:pPr>
              <w:rPr>
                <w:lang w:val="hu-HU"/>
              </w:rPr>
            </w:pPr>
            <w:r>
              <w:rPr>
                <w:noProof/>
                <w:lang w:eastAsia="ro-RO"/>
              </w:rPr>
              <w:drawing>
                <wp:inline distT="0" distB="0" distL="0" distR="0" wp14:anchorId="5FB20401" wp14:editId="4B507D0B">
                  <wp:extent cx="1123315" cy="93853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4_3.png"/>
                          <pic:cNvPicPr/>
                        </pic:nvPicPr>
                        <pic:blipFill>
                          <a:blip r:embed="rId9">
                            <a:extLst>
                              <a:ext uri="{28A0092B-C50C-407E-A947-70E740481C1C}">
                                <a14:useLocalDpi xmlns:a14="http://schemas.microsoft.com/office/drawing/2010/main" val="0"/>
                              </a:ext>
                            </a:extLst>
                          </a:blip>
                          <a:stretch>
                            <a:fillRect/>
                          </a:stretch>
                        </pic:blipFill>
                        <pic:spPr>
                          <a:xfrm>
                            <a:off x="0" y="0"/>
                            <a:ext cx="1123315" cy="938530"/>
                          </a:xfrm>
                          <a:prstGeom prst="rect">
                            <a:avLst/>
                          </a:prstGeom>
                        </pic:spPr>
                      </pic:pic>
                    </a:graphicData>
                  </a:graphic>
                </wp:inline>
              </w:drawing>
            </w:r>
          </w:p>
        </w:tc>
        <w:tc>
          <w:tcPr>
            <w:tcW w:w="283" w:type="dxa"/>
            <w:tcBorders>
              <w:top w:val="nil"/>
              <w:left w:val="single" w:sz="4" w:space="0" w:color="auto"/>
              <w:bottom w:val="nil"/>
              <w:right w:val="single" w:sz="4" w:space="0" w:color="auto"/>
            </w:tcBorders>
            <w:shd w:val="clear" w:color="auto" w:fill="auto"/>
          </w:tcPr>
          <w:p w:rsidR="00EA7FB7" w:rsidRDefault="00EA7FB7" w:rsidP="009A2C63">
            <w:pPr>
              <w:rPr>
                <w:lang w:val="hu-HU"/>
              </w:rPr>
            </w:pPr>
          </w:p>
        </w:tc>
        <w:tc>
          <w:tcPr>
            <w:tcW w:w="2376" w:type="dxa"/>
            <w:tcBorders>
              <w:left w:val="single" w:sz="4" w:space="0" w:color="auto"/>
            </w:tcBorders>
          </w:tcPr>
          <w:p w:rsidR="00EA7FB7" w:rsidRDefault="009131D3" w:rsidP="009A2C63">
            <w:pPr>
              <w:rPr>
                <w:lang w:val="hu-HU"/>
              </w:rPr>
            </w:pPr>
            <w:r>
              <w:rPr>
                <w:noProof/>
                <w:lang w:eastAsia="ro-RO"/>
              </w:rPr>
              <w:drawing>
                <wp:inline distT="0" distB="0" distL="0" distR="0" wp14:anchorId="69D9F14D" wp14:editId="690AFCCC">
                  <wp:extent cx="1371600" cy="1069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4_4.png"/>
                          <pic:cNvPicPr/>
                        </pic:nvPicPr>
                        <pic:blipFill>
                          <a:blip r:embed="rId10">
                            <a:extLst>
                              <a:ext uri="{28A0092B-C50C-407E-A947-70E740481C1C}">
                                <a14:useLocalDpi xmlns:a14="http://schemas.microsoft.com/office/drawing/2010/main" val="0"/>
                              </a:ext>
                            </a:extLst>
                          </a:blip>
                          <a:stretch>
                            <a:fillRect/>
                          </a:stretch>
                        </pic:blipFill>
                        <pic:spPr>
                          <a:xfrm>
                            <a:off x="0" y="0"/>
                            <a:ext cx="1371600" cy="1069975"/>
                          </a:xfrm>
                          <a:prstGeom prst="rect">
                            <a:avLst/>
                          </a:prstGeom>
                        </pic:spPr>
                      </pic:pic>
                    </a:graphicData>
                  </a:graphic>
                </wp:inline>
              </w:drawing>
            </w:r>
          </w:p>
        </w:tc>
      </w:tr>
      <w:tr w:rsidR="00930925" w:rsidTr="00B66148">
        <w:trPr>
          <w:jc w:val="center"/>
        </w:trPr>
        <w:tc>
          <w:tcPr>
            <w:tcW w:w="1951" w:type="dxa"/>
            <w:tcBorders>
              <w:right w:val="single" w:sz="4" w:space="0" w:color="auto"/>
            </w:tcBorders>
          </w:tcPr>
          <w:p w:rsidR="00A60F38" w:rsidRPr="00993EAD" w:rsidRDefault="00930925" w:rsidP="00930925">
            <w:pPr>
              <w:jc w:val="center"/>
              <w:rPr>
                <w:b/>
                <w:color w:val="0070C0"/>
                <w:szCs w:val="24"/>
                <w:lang w:val="hu-HU"/>
              </w:rPr>
            </w:pPr>
            <w:r w:rsidRPr="00993EAD">
              <w:rPr>
                <w:b/>
                <w:color w:val="0070C0"/>
                <w:szCs w:val="24"/>
                <w:lang w:val="hu-HU"/>
              </w:rPr>
              <w:t xml:space="preserve">Adat </w:t>
            </w:r>
          </w:p>
          <w:p w:rsidR="00EA7FB7" w:rsidRPr="00993EAD" w:rsidRDefault="00A60F38" w:rsidP="00A60F38">
            <w:pPr>
              <w:jc w:val="center"/>
              <w:rPr>
                <w:b/>
                <w:color w:val="0070C0"/>
                <w:szCs w:val="24"/>
                <w:lang w:val="hu-HU"/>
              </w:rPr>
            </w:pPr>
            <w:r w:rsidRPr="00993EAD">
              <w:rPr>
                <w:b/>
                <w:color w:val="0070C0"/>
                <w:szCs w:val="24"/>
                <w:lang w:val="hu-HU"/>
              </w:rPr>
              <w:t>nyugalomban</w:t>
            </w:r>
          </w:p>
        </w:tc>
        <w:tc>
          <w:tcPr>
            <w:tcW w:w="284" w:type="dxa"/>
            <w:tcBorders>
              <w:top w:val="nil"/>
              <w:left w:val="single" w:sz="4" w:space="0" w:color="auto"/>
              <w:bottom w:val="nil"/>
              <w:right w:val="single" w:sz="4" w:space="0" w:color="auto"/>
            </w:tcBorders>
            <w:shd w:val="clear" w:color="auto" w:fill="auto"/>
          </w:tcPr>
          <w:p w:rsidR="00EA7FB7" w:rsidRPr="00993EAD" w:rsidRDefault="00EA7FB7" w:rsidP="00930925">
            <w:pPr>
              <w:jc w:val="center"/>
              <w:rPr>
                <w:b/>
                <w:color w:val="0070C0"/>
                <w:szCs w:val="24"/>
                <w:lang w:val="hu-HU"/>
              </w:rPr>
            </w:pPr>
          </w:p>
        </w:tc>
        <w:tc>
          <w:tcPr>
            <w:tcW w:w="2126" w:type="dxa"/>
            <w:tcBorders>
              <w:left w:val="single" w:sz="4" w:space="0" w:color="auto"/>
              <w:right w:val="single" w:sz="4" w:space="0" w:color="auto"/>
            </w:tcBorders>
          </w:tcPr>
          <w:p w:rsidR="00A60F38" w:rsidRPr="00993EAD" w:rsidRDefault="00930925" w:rsidP="00930925">
            <w:pPr>
              <w:jc w:val="center"/>
              <w:rPr>
                <w:b/>
                <w:color w:val="0070C0"/>
                <w:szCs w:val="24"/>
                <w:lang w:val="hu-HU"/>
              </w:rPr>
            </w:pPr>
            <w:r w:rsidRPr="00993EAD">
              <w:rPr>
                <w:b/>
                <w:color w:val="0070C0"/>
                <w:szCs w:val="24"/>
                <w:lang w:val="hu-HU"/>
              </w:rPr>
              <w:t xml:space="preserve">Adat </w:t>
            </w:r>
          </w:p>
          <w:p w:rsidR="00EA7FB7" w:rsidRPr="00993EAD" w:rsidRDefault="00A60F38" w:rsidP="00A60F38">
            <w:pPr>
              <w:jc w:val="center"/>
              <w:rPr>
                <w:b/>
                <w:color w:val="0070C0"/>
                <w:szCs w:val="24"/>
                <w:lang w:val="hu-HU"/>
              </w:rPr>
            </w:pPr>
            <w:r w:rsidRPr="00993EAD">
              <w:rPr>
                <w:b/>
                <w:color w:val="0070C0"/>
                <w:szCs w:val="24"/>
                <w:lang w:val="hu-HU"/>
              </w:rPr>
              <w:t>mozgásban</w:t>
            </w:r>
          </w:p>
        </w:tc>
        <w:tc>
          <w:tcPr>
            <w:tcW w:w="283" w:type="dxa"/>
            <w:tcBorders>
              <w:top w:val="nil"/>
              <w:left w:val="single" w:sz="4" w:space="0" w:color="auto"/>
              <w:bottom w:val="nil"/>
              <w:right w:val="single" w:sz="4" w:space="0" w:color="auto"/>
            </w:tcBorders>
            <w:shd w:val="clear" w:color="auto" w:fill="auto"/>
          </w:tcPr>
          <w:p w:rsidR="00EA7FB7" w:rsidRPr="00993EAD" w:rsidRDefault="00EA7FB7" w:rsidP="00930925">
            <w:pPr>
              <w:jc w:val="center"/>
              <w:rPr>
                <w:b/>
                <w:color w:val="0070C0"/>
                <w:szCs w:val="24"/>
                <w:lang w:val="hu-HU"/>
              </w:rPr>
            </w:pPr>
          </w:p>
        </w:tc>
        <w:tc>
          <w:tcPr>
            <w:tcW w:w="1985" w:type="dxa"/>
            <w:tcBorders>
              <w:left w:val="single" w:sz="4" w:space="0" w:color="auto"/>
              <w:right w:val="single" w:sz="4" w:space="0" w:color="auto"/>
            </w:tcBorders>
          </w:tcPr>
          <w:p w:rsidR="00EA7FB7" w:rsidRPr="00993EAD" w:rsidRDefault="00930925" w:rsidP="00A60F38">
            <w:pPr>
              <w:jc w:val="center"/>
              <w:rPr>
                <w:b/>
                <w:color w:val="0070C0"/>
                <w:szCs w:val="24"/>
                <w:lang w:val="hu-HU"/>
              </w:rPr>
            </w:pPr>
            <w:r w:rsidRPr="00993EAD">
              <w:rPr>
                <w:b/>
                <w:color w:val="0070C0"/>
                <w:szCs w:val="24"/>
                <w:lang w:val="hu-HU"/>
              </w:rPr>
              <w:t xml:space="preserve">Adat </w:t>
            </w:r>
            <w:r w:rsidR="00A60F38" w:rsidRPr="00993EAD">
              <w:rPr>
                <w:b/>
                <w:color w:val="0070C0"/>
                <w:szCs w:val="24"/>
                <w:lang w:val="hu-HU"/>
              </w:rPr>
              <w:t>változatosságban</w:t>
            </w:r>
          </w:p>
        </w:tc>
        <w:tc>
          <w:tcPr>
            <w:tcW w:w="283" w:type="dxa"/>
            <w:tcBorders>
              <w:top w:val="nil"/>
              <w:left w:val="single" w:sz="4" w:space="0" w:color="auto"/>
              <w:bottom w:val="nil"/>
              <w:right w:val="single" w:sz="4" w:space="0" w:color="auto"/>
            </w:tcBorders>
            <w:shd w:val="clear" w:color="auto" w:fill="auto"/>
          </w:tcPr>
          <w:p w:rsidR="00EA7FB7" w:rsidRPr="00993EAD" w:rsidRDefault="00EA7FB7" w:rsidP="00930925">
            <w:pPr>
              <w:jc w:val="center"/>
              <w:rPr>
                <w:b/>
                <w:color w:val="0070C0"/>
                <w:szCs w:val="24"/>
                <w:lang w:val="hu-HU"/>
              </w:rPr>
            </w:pPr>
          </w:p>
        </w:tc>
        <w:tc>
          <w:tcPr>
            <w:tcW w:w="2376" w:type="dxa"/>
            <w:tcBorders>
              <w:left w:val="single" w:sz="4" w:space="0" w:color="auto"/>
            </w:tcBorders>
          </w:tcPr>
          <w:p w:rsidR="00A60F38" w:rsidRPr="00993EAD" w:rsidRDefault="00930925" w:rsidP="00930925">
            <w:pPr>
              <w:jc w:val="center"/>
              <w:rPr>
                <w:b/>
                <w:color w:val="0070C0"/>
                <w:szCs w:val="24"/>
                <w:lang w:val="hu-HU"/>
              </w:rPr>
            </w:pPr>
            <w:r w:rsidRPr="00993EAD">
              <w:rPr>
                <w:b/>
                <w:color w:val="0070C0"/>
                <w:szCs w:val="24"/>
                <w:lang w:val="hu-HU"/>
              </w:rPr>
              <w:t xml:space="preserve">Adat </w:t>
            </w:r>
          </w:p>
          <w:p w:rsidR="00EA7FB7" w:rsidRPr="00993EAD" w:rsidRDefault="00930925" w:rsidP="00930925">
            <w:pPr>
              <w:jc w:val="center"/>
              <w:rPr>
                <w:b/>
                <w:color w:val="0070C0"/>
                <w:szCs w:val="24"/>
                <w:lang w:val="hu-HU"/>
              </w:rPr>
            </w:pPr>
            <w:r w:rsidRPr="00993EAD">
              <w:rPr>
                <w:b/>
                <w:color w:val="0070C0"/>
                <w:szCs w:val="24"/>
                <w:lang w:val="hu-HU"/>
              </w:rPr>
              <w:t>kételyben</w:t>
            </w:r>
          </w:p>
        </w:tc>
      </w:tr>
      <w:tr w:rsidR="00930925" w:rsidTr="00B66148">
        <w:trPr>
          <w:jc w:val="center"/>
        </w:trPr>
        <w:tc>
          <w:tcPr>
            <w:tcW w:w="1951" w:type="dxa"/>
            <w:tcBorders>
              <w:right w:val="single" w:sz="4" w:space="0" w:color="auto"/>
            </w:tcBorders>
          </w:tcPr>
          <w:p w:rsidR="00EA7FB7" w:rsidRPr="00993EAD" w:rsidRDefault="00930925" w:rsidP="00930925">
            <w:pPr>
              <w:jc w:val="center"/>
              <w:rPr>
                <w:sz w:val="16"/>
                <w:szCs w:val="16"/>
                <w:lang w:val="hu-HU"/>
              </w:rPr>
            </w:pPr>
            <w:r w:rsidRPr="00993EAD">
              <w:rPr>
                <w:sz w:val="16"/>
                <w:szCs w:val="16"/>
                <w:lang w:val="hu-HU"/>
              </w:rPr>
              <w:t>Terrabájt és exabájt nagyságú feldolgozásra váró létező adat</w:t>
            </w:r>
          </w:p>
        </w:tc>
        <w:tc>
          <w:tcPr>
            <w:tcW w:w="284" w:type="dxa"/>
            <w:tcBorders>
              <w:top w:val="nil"/>
              <w:left w:val="single" w:sz="4" w:space="0" w:color="auto"/>
              <w:bottom w:val="nil"/>
              <w:right w:val="single" w:sz="4" w:space="0" w:color="auto"/>
            </w:tcBorders>
            <w:shd w:val="clear" w:color="auto" w:fill="auto"/>
          </w:tcPr>
          <w:p w:rsidR="00EA7FB7" w:rsidRPr="00993EAD" w:rsidRDefault="00EA7FB7" w:rsidP="00930925">
            <w:pPr>
              <w:jc w:val="center"/>
              <w:rPr>
                <w:sz w:val="16"/>
                <w:szCs w:val="16"/>
                <w:lang w:val="hu-HU"/>
              </w:rPr>
            </w:pPr>
          </w:p>
        </w:tc>
        <w:tc>
          <w:tcPr>
            <w:tcW w:w="2126" w:type="dxa"/>
            <w:tcBorders>
              <w:left w:val="single" w:sz="4" w:space="0" w:color="auto"/>
              <w:right w:val="single" w:sz="4" w:space="0" w:color="auto"/>
            </w:tcBorders>
          </w:tcPr>
          <w:p w:rsidR="00EA7FB7" w:rsidRPr="00993EAD" w:rsidRDefault="00930925" w:rsidP="00930925">
            <w:pPr>
              <w:jc w:val="center"/>
              <w:rPr>
                <w:sz w:val="16"/>
                <w:szCs w:val="16"/>
                <w:lang w:val="hu-HU"/>
              </w:rPr>
            </w:pPr>
            <w:r w:rsidRPr="00993EAD">
              <w:rPr>
                <w:sz w:val="16"/>
                <w:szCs w:val="16"/>
                <w:lang w:val="hu-HU"/>
              </w:rPr>
              <w:t>Folyamló adat, milimásodpercekttől másodpercekig tartó válaszidő</w:t>
            </w:r>
          </w:p>
        </w:tc>
        <w:tc>
          <w:tcPr>
            <w:tcW w:w="283" w:type="dxa"/>
            <w:tcBorders>
              <w:top w:val="nil"/>
              <w:left w:val="single" w:sz="4" w:space="0" w:color="auto"/>
              <w:bottom w:val="nil"/>
              <w:right w:val="single" w:sz="4" w:space="0" w:color="auto"/>
            </w:tcBorders>
            <w:shd w:val="clear" w:color="auto" w:fill="auto"/>
          </w:tcPr>
          <w:p w:rsidR="00EA7FB7" w:rsidRPr="00993EAD" w:rsidRDefault="00EA7FB7" w:rsidP="00930925">
            <w:pPr>
              <w:jc w:val="center"/>
              <w:rPr>
                <w:sz w:val="16"/>
                <w:szCs w:val="16"/>
                <w:lang w:val="hu-HU"/>
              </w:rPr>
            </w:pPr>
          </w:p>
        </w:tc>
        <w:tc>
          <w:tcPr>
            <w:tcW w:w="1985" w:type="dxa"/>
            <w:tcBorders>
              <w:left w:val="single" w:sz="4" w:space="0" w:color="auto"/>
              <w:right w:val="single" w:sz="4" w:space="0" w:color="auto"/>
            </w:tcBorders>
          </w:tcPr>
          <w:p w:rsidR="00EA7FB7" w:rsidRPr="00993EAD" w:rsidRDefault="00930925" w:rsidP="00930925">
            <w:pPr>
              <w:jc w:val="center"/>
              <w:rPr>
                <w:sz w:val="16"/>
                <w:szCs w:val="16"/>
                <w:lang w:val="hu-HU"/>
              </w:rPr>
            </w:pPr>
            <w:r w:rsidRPr="00993EAD">
              <w:rPr>
                <w:sz w:val="16"/>
                <w:szCs w:val="16"/>
                <w:lang w:val="hu-HU"/>
              </w:rPr>
              <w:t>Strúkturált, strúkturálatlan, szöveg, multimédia</w:t>
            </w:r>
          </w:p>
        </w:tc>
        <w:tc>
          <w:tcPr>
            <w:tcW w:w="283" w:type="dxa"/>
            <w:tcBorders>
              <w:top w:val="nil"/>
              <w:left w:val="single" w:sz="4" w:space="0" w:color="auto"/>
              <w:bottom w:val="nil"/>
              <w:right w:val="single" w:sz="4" w:space="0" w:color="auto"/>
            </w:tcBorders>
            <w:shd w:val="clear" w:color="auto" w:fill="auto"/>
          </w:tcPr>
          <w:p w:rsidR="00EA7FB7" w:rsidRPr="00993EAD" w:rsidRDefault="00EA7FB7" w:rsidP="00930925">
            <w:pPr>
              <w:jc w:val="center"/>
              <w:rPr>
                <w:sz w:val="16"/>
                <w:szCs w:val="16"/>
                <w:lang w:val="hu-HU"/>
              </w:rPr>
            </w:pPr>
          </w:p>
        </w:tc>
        <w:tc>
          <w:tcPr>
            <w:tcW w:w="2376" w:type="dxa"/>
            <w:tcBorders>
              <w:left w:val="single" w:sz="4" w:space="0" w:color="auto"/>
            </w:tcBorders>
          </w:tcPr>
          <w:p w:rsidR="00EA7FB7" w:rsidRPr="00993EAD" w:rsidRDefault="00930925" w:rsidP="00930925">
            <w:pPr>
              <w:jc w:val="center"/>
              <w:rPr>
                <w:sz w:val="16"/>
                <w:szCs w:val="16"/>
                <w:lang w:val="hu-HU"/>
              </w:rPr>
            </w:pPr>
            <w:r w:rsidRPr="00993EAD">
              <w:rPr>
                <w:sz w:val="16"/>
                <w:szCs w:val="16"/>
                <w:lang w:val="hu-HU"/>
              </w:rPr>
              <w:t>Bizonytalanság ami az adat inkonszisztenciájából és teljesség hiányából, kettősértelműségéből, lappangásából, tévedésekből, minták megközelítéséből származik</w:t>
            </w:r>
          </w:p>
        </w:tc>
      </w:tr>
    </w:tbl>
    <w:p w:rsidR="00B66148" w:rsidRDefault="00B66148" w:rsidP="00E27A61"/>
    <w:p w:rsidR="00165A47" w:rsidRDefault="00165A47" w:rsidP="00E27A61">
      <w:r>
        <w:t>A mennyiség a másodpercenként előállított hatalmas adatözönre</w:t>
      </w:r>
      <w:r w:rsidR="0009391D">
        <w:t xml:space="preserve"> vonatkozik. A sebesség fontos mivel az adatok nem halmazokban jönnek hanem folyamatosan áramlanak, egyre nagyobb sebességgel és ezeknek az adatok</w:t>
      </w:r>
      <w:r w:rsidR="0092225F">
        <w:t>nak a való</w:t>
      </w:r>
      <w:r w:rsidR="0009391D">
        <w:t>s időben történő feldolgozása egy igazi kihívás. Az adatok változatossága megköveteli az egyes adatok strukturálását és egymással összefüggésbe hozását forrásra tekintet nélkül.</w:t>
      </w:r>
      <w:r w:rsidR="001C1DF3">
        <w:t xml:space="preserve"> Az adatok igazmondása szintén egy fontos jellemzője a „Big data” – nak</w:t>
      </w:r>
      <w:r w:rsidR="00B978D0">
        <w:t>,</w:t>
      </w:r>
      <w:r w:rsidR="001C1DF3">
        <w:t xml:space="preserve"> ez nagyon változatos az adatforrások között . A cél a kontrollálatlan adatfolyamok </w:t>
      </w:r>
      <w:r w:rsidR="001C1DF3">
        <w:lastRenderedPageBreak/>
        <w:t>formázása az értékes információk kinyeréséhez, ami hozzásegíthet üzleti döntések meghozatalához és hosszú távú versenyelőnyök megszerzéséhez.</w:t>
      </w:r>
    </w:p>
    <w:p w:rsidR="00E823CE" w:rsidRDefault="003D04A8" w:rsidP="009A2C63">
      <w:pPr>
        <w:rPr>
          <w:lang w:val="hu-HU"/>
        </w:rPr>
      </w:pPr>
      <w:r>
        <w:rPr>
          <w:lang w:val="hu-HU"/>
        </w:rPr>
        <w:t>A „Big data” felmérésével a menedzserek több információt megtudhatnak az üzletjükről és ez az ismeret segít</w:t>
      </w:r>
      <w:r w:rsidR="00165A47">
        <w:rPr>
          <w:lang w:val="hu-HU"/>
        </w:rPr>
        <w:t>i</w:t>
      </w:r>
      <w:r>
        <w:rPr>
          <w:lang w:val="hu-HU"/>
        </w:rPr>
        <w:t xml:space="preserve"> a jobb döntés-hozásban és  jobb teljesítmény elérésében.</w:t>
      </w:r>
      <w:r w:rsidR="001C1DF3">
        <w:rPr>
          <w:lang w:val="hu-HU"/>
        </w:rPr>
        <w:t xml:space="preserve"> A </w:t>
      </w:r>
      <w:r w:rsidR="0092225F">
        <w:rPr>
          <w:lang w:val="hu-HU"/>
        </w:rPr>
        <w:t xml:space="preserve">„Big data” </w:t>
      </w:r>
      <w:r w:rsidR="001C1DF3">
        <w:rPr>
          <w:lang w:val="hu-HU"/>
        </w:rPr>
        <w:t xml:space="preserve">használata megengedi a menedzsereknek hogy a döntéseket </w:t>
      </w:r>
      <w:r w:rsidR="0037538D">
        <w:rPr>
          <w:lang w:val="hu-HU"/>
        </w:rPr>
        <w:t xml:space="preserve">bizonyítékokra alapozzák az ösztöneik helyett. Azok a cégek akik felölelik a bizonyítékokra alapozó döntéshozást olyan </w:t>
      </w:r>
      <w:r w:rsidR="00B978D0">
        <w:rPr>
          <w:lang w:val="hu-HU"/>
        </w:rPr>
        <w:t>tudóst</w:t>
      </w:r>
      <w:r w:rsidR="0037538D">
        <w:rPr>
          <w:lang w:val="hu-HU"/>
        </w:rPr>
        <w:t xml:space="preserve"> kell alkalmaz</w:t>
      </w:r>
      <w:r w:rsidR="00B978D0">
        <w:rPr>
          <w:lang w:val="hu-HU"/>
        </w:rPr>
        <w:t>zon</w:t>
      </w:r>
      <w:r w:rsidR="0037538D">
        <w:rPr>
          <w:lang w:val="hu-HU"/>
        </w:rPr>
        <w:t xml:space="preserve"> aki mintákat tud találni az adatokban és ezeket lefordítja hasznos üzleti információvá.</w:t>
      </w:r>
      <w:r w:rsidR="00E823CE">
        <w:rPr>
          <w:lang w:val="hu-HU"/>
        </w:rPr>
        <w:t xml:space="preserve"> A „Big data” fogalmat sokszor asszóciálják a következő két ötlettel: adat tárolás és adat elemzés.</w:t>
      </w:r>
      <w:sdt>
        <w:sdtPr>
          <w:rPr>
            <w:lang w:val="hu-HU"/>
          </w:rPr>
          <w:id w:val="-1103417202"/>
          <w:citation/>
        </w:sdtPr>
        <w:sdtContent>
          <w:r w:rsidR="00E823CE">
            <w:rPr>
              <w:lang w:val="hu-HU"/>
            </w:rPr>
            <w:fldChar w:fldCharType="begin"/>
          </w:r>
          <w:r w:rsidR="00E823CE">
            <w:rPr>
              <w:lang w:val="hu-HU"/>
            </w:rPr>
            <w:instrText xml:space="preserve"> CITATION War13 \l 1038 </w:instrText>
          </w:r>
          <w:r w:rsidR="00E823CE">
            <w:rPr>
              <w:lang w:val="hu-HU"/>
            </w:rPr>
            <w:fldChar w:fldCharType="separate"/>
          </w:r>
          <w:r w:rsidR="00037308">
            <w:rPr>
              <w:noProof/>
              <w:lang w:val="hu-HU"/>
            </w:rPr>
            <w:t xml:space="preserve"> </w:t>
          </w:r>
          <w:r w:rsidR="00037308" w:rsidRPr="00037308">
            <w:rPr>
              <w:noProof/>
              <w:lang w:val="hu-HU"/>
            </w:rPr>
            <w:t>[2]</w:t>
          </w:r>
          <w:r w:rsidR="00E823CE">
            <w:rPr>
              <w:lang w:val="hu-HU"/>
            </w:rPr>
            <w:fldChar w:fldCharType="end"/>
          </w:r>
        </w:sdtContent>
      </w:sdt>
    </w:p>
    <w:p w:rsidR="00AE45EE" w:rsidRDefault="004247C9" w:rsidP="009A2C63">
      <w:pPr>
        <w:rPr>
          <w:lang w:val="en-US"/>
        </w:rPr>
      </w:pPr>
      <w:r>
        <w:rPr>
          <w:lang w:val="en-US"/>
        </w:rPr>
        <w:t>A közösségi m</w:t>
      </w:r>
      <w:r>
        <w:rPr>
          <w:lang w:val="hu-HU"/>
        </w:rPr>
        <w:t>é</w:t>
      </w:r>
      <w:r>
        <w:rPr>
          <w:lang w:val="en-US"/>
        </w:rPr>
        <w:t xml:space="preserve">dia egy </w:t>
      </w:r>
      <w:r w:rsidR="00E8479E">
        <w:rPr>
          <w:lang w:val="en-US"/>
        </w:rPr>
        <w:t xml:space="preserve">olyan </w:t>
      </w:r>
      <w:r>
        <w:rPr>
          <w:lang w:val="en-US"/>
        </w:rPr>
        <w:t>médiaeszköz, ahol az üzenet közössé</w:t>
      </w:r>
      <w:r w:rsidR="00E8479E">
        <w:rPr>
          <w:lang w:val="en-US"/>
        </w:rPr>
        <w:t>gi interakciókon keresztül szórodik</w:t>
      </w:r>
      <w:r>
        <w:rPr>
          <w:lang w:val="en-US"/>
        </w:rPr>
        <w:t xml:space="preserve"> szét.</w:t>
      </w:r>
      <w:r w:rsidRPr="004247C9">
        <w:t xml:space="preserve"> </w:t>
      </w:r>
      <w:r w:rsidR="00E8479E">
        <w:t>A</w:t>
      </w:r>
      <w:r w:rsidRPr="004247C9">
        <w:rPr>
          <w:lang w:val="en-US"/>
        </w:rPr>
        <w:t>z int</w:t>
      </w:r>
      <w:r w:rsidR="00E8479E">
        <w:rPr>
          <w:lang w:val="en-US"/>
        </w:rPr>
        <w:t>ernetet és az online megjelenés</w:t>
      </w:r>
      <w:r w:rsidR="00E8479E">
        <w:rPr>
          <w:lang w:val="hu-HU"/>
        </w:rPr>
        <w:t>ítést</w:t>
      </w:r>
      <w:r w:rsidR="00E8479E">
        <w:rPr>
          <w:lang w:val="en-US"/>
        </w:rPr>
        <w:t xml:space="preserve"> használja fel azzal a céllal,</w:t>
      </w:r>
      <w:r w:rsidRPr="004247C9">
        <w:rPr>
          <w:lang w:val="en-US"/>
        </w:rPr>
        <w:t xml:space="preserve"> hogy a média monológokat</w:t>
      </w:r>
      <w:r w:rsidR="00E8479E">
        <w:rPr>
          <w:lang w:val="en-US"/>
        </w:rPr>
        <w:t xml:space="preserve"> </w:t>
      </w:r>
      <w:r w:rsidRPr="004247C9">
        <w:rPr>
          <w:lang w:val="en-US"/>
        </w:rPr>
        <w:t xml:space="preserve">átalakítsa dialógusokká. </w:t>
      </w:r>
      <w:r w:rsidR="00E8479E">
        <w:rPr>
          <w:lang w:val="en-US"/>
        </w:rPr>
        <w:t>A közösségi médiának fontos szerep van a marketting szempontjából.</w:t>
      </w:r>
      <w:r w:rsidR="00ED426F">
        <w:rPr>
          <w:lang w:val="en-US"/>
        </w:rPr>
        <w:t xml:space="preserve"> A közösségi médiának két kapcsolatban lévő előremozdító szerpe van a piactéren. Először is megengedi a cégeknek az ügyfeleikkel való beszélgetést és másodszor megengedi az ügyfeleknek az egymás közti beszélgetést.</w:t>
      </w:r>
      <w:r w:rsidR="00E8479E">
        <w:rPr>
          <w:lang w:val="en-US"/>
        </w:rPr>
        <w:t xml:space="preserve"> A közösségi média felerősítette a felhasználó – felhasználó közötti kommúnikációt, hisz lehetőséget kínál arra, hogy egy felhasználó több száz vagy akár ezer más felhasználóval kommunikáljon </w:t>
      </w:r>
      <w:r w:rsidR="00ED426F">
        <w:rPr>
          <w:lang w:val="en-US"/>
        </w:rPr>
        <w:t>a piactéren</w:t>
      </w:r>
      <w:r w:rsidR="00E8479E">
        <w:rPr>
          <w:lang w:val="en-US"/>
        </w:rPr>
        <w:t xml:space="preserve">, </w:t>
      </w:r>
      <w:r w:rsidR="00E8479E">
        <w:rPr>
          <w:noProof/>
          <w:lang w:val="en-US"/>
        </w:rPr>
        <w:t>gyorsan és kis erőfeszítéssel.</w:t>
      </w:r>
      <w:r w:rsidR="00ED426F">
        <w:rPr>
          <w:noProof/>
          <w:lang w:val="en-US"/>
        </w:rPr>
        <w:t xml:space="preserve"> </w:t>
      </w:r>
      <w:r w:rsidR="00E8479E">
        <w:rPr>
          <w:lang w:val="en-US"/>
        </w:rPr>
        <w:t xml:space="preserve"> </w:t>
      </w:r>
      <w:sdt>
        <w:sdtPr>
          <w:rPr>
            <w:lang w:val="en-US"/>
          </w:rPr>
          <w:id w:val="-66187650"/>
          <w:citation/>
        </w:sdtPr>
        <w:sdtContent>
          <w:r w:rsidR="00ED426F">
            <w:rPr>
              <w:lang w:val="en-US"/>
            </w:rPr>
            <w:fldChar w:fldCharType="begin"/>
          </w:r>
          <w:r w:rsidR="00ED426F">
            <w:rPr>
              <w:lang w:val="hu-HU"/>
            </w:rPr>
            <w:instrText xml:space="preserve"> CITATION Man09 \l 1038 </w:instrText>
          </w:r>
          <w:r w:rsidR="00ED426F">
            <w:rPr>
              <w:lang w:val="en-US"/>
            </w:rPr>
            <w:fldChar w:fldCharType="separate"/>
          </w:r>
          <w:r w:rsidR="00037308" w:rsidRPr="00037308">
            <w:rPr>
              <w:noProof/>
              <w:lang w:val="hu-HU"/>
            </w:rPr>
            <w:t>[3]</w:t>
          </w:r>
          <w:r w:rsidR="00ED426F">
            <w:rPr>
              <w:lang w:val="en-US"/>
            </w:rPr>
            <w:fldChar w:fldCharType="end"/>
          </w:r>
        </w:sdtContent>
      </w:sdt>
    </w:p>
    <w:p w:rsidR="00905CD1" w:rsidRDefault="00B84206" w:rsidP="009A2C63">
      <w:pPr>
        <w:rPr>
          <w:lang w:val="en-US"/>
        </w:rPr>
      </w:pPr>
      <w:r>
        <w:rPr>
          <w:lang w:val="en-US"/>
        </w:rPr>
        <w:t>Érzelem elemzés</w:t>
      </w:r>
    </w:p>
    <w:p w:rsidR="00B84206" w:rsidRDefault="00EA3B11" w:rsidP="009A2C63">
      <w:pPr>
        <w:rPr>
          <w:lang w:val="en-US"/>
        </w:rPr>
      </w:pPr>
      <w:r>
        <w:rPr>
          <w:lang w:val="en-US"/>
        </w:rPr>
        <w:t>M</w:t>
      </w:r>
      <w:r w:rsidR="00B84206">
        <w:rPr>
          <w:lang w:val="en-US"/>
        </w:rPr>
        <w:t xml:space="preserve">indig </w:t>
      </w:r>
      <w:r>
        <w:rPr>
          <w:lang w:val="en-US"/>
        </w:rPr>
        <w:t>kiváncsiak voltak az emberek a következő információra “mit gondol a másik személy” valamiről vagy valakiről, majd erre az információra alapozva döntéseket hoztak.</w:t>
      </w:r>
      <w:sdt>
        <w:sdtPr>
          <w:rPr>
            <w:lang w:val="en-US"/>
          </w:rPr>
          <w:id w:val="-1042753539"/>
          <w:citation/>
        </w:sdtPr>
        <w:sdtContent>
          <w:r w:rsidR="00E823CE">
            <w:rPr>
              <w:lang w:val="en-US"/>
            </w:rPr>
            <w:fldChar w:fldCharType="begin"/>
          </w:r>
          <w:r w:rsidR="00E823CE">
            <w:rPr>
              <w:lang w:val="hu-HU"/>
            </w:rPr>
            <w:instrText xml:space="preserve"> CITATION Pan08 \l 1038 </w:instrText>
          </w:r>
          <w:r w:rsidR="00E823CE">
            <w:rPr>
              <w:lang w:val="en-US"/>
            </w:rPr>
            <w:fldChar w:fldCharType="separate"/>
          </w:r>
          <w:r w:rsidR="00037308">
            <w:rPr>
              <w:noProof/>
              <w:lang w:val="hu-HU"/>
            </w:rPr>
            <w:t xml:space="preserve"> </w:t>
          </w:r>
          <w:r w:rsidR="00037308" w:rsidRPr="00037308">
            <w:rPr>
              <w:noProof/>
              <w:lang w:val="hu-HU"/>
            </w:rPr>
            <w:t>[4]</w:t>
          </w:r>
          <w:r w:rsidR="00E823CE">
            <w:rPr>
              <w:lang w:val="en-US"/>
            </w:rPr>
            <w:fldChar w:fldCharType="end"/>
          </w:r>
        </w:sdtContent>
      </w:sdt>
      <w:r>
        <w:rPr>
          <w:lang w:val="en-US"/>
        </w:rPr>
        <w:t xml:space="preserve"> Ezek a vélemények amiket a személyek megfogalamznak érzésekből fakadnak. Az érzések </w:t>
      </w:r>
      <w:r w:rsidR="00DC1DF4">
        <w:rPr>
          <w:lang w:val="en-US"/>
        </w:rPr>
        <w:t xml:space="preserve">szubjektív benyomások nem pedig tények. Az érzések </w:t>
      </w:r>
      <w:r>
        <w:rPr>
          <w:lang w:val="en-US"/>
        </w:rPr>
        <w:t>hozzáállás</w:t>
      </w:r>
      <w:r w:rsidR="00DC1DF4">
        <w:rPr>
          <w:lang w:val="en-US"/>
        </w:rPr>
        <w:t>ban</w:t>
      </w:r>
      <w:r>
        <w:rPr>
          <w:lang w:val="en-US"/>
        </w:rPr>
        <w:t>, érzelme</w:t>
      </w:r>
      <w:r w:rsidR="00DC1DF4">
        <w:rPr>
          <w:lang w:val="en-US"/>
        </w:rPr>
        <w:t>kben</w:t>
      </w:r>
      <w:r>
        <w:rPr>
          <w:lang w:val="en-US"/>
        </w:rPr>
        <w:t xml:space="preserve"> és </w:t>
      </w:r>
      <w:r w:rsidR="00DC1DF4">
        <w:rPr>
          <w:lang w:val="en-US"/>
        </w:rPr>
        <w:t>véleményekben nyilvánulhatnak ki. Az érzelem elemzés felhasználva szövegelemzőket, statisztikákat vagy géptanúlási technikákat kibányász, meghatároz vagy másképp fogalmazva jellemzi az érzelmi tartalmát egy adott szövegnek</w:t>
      </w:r>
      <w:r w:rsidR="00A703C9">
        <w:rPr>
          <w:lang w:val="en-US"/>
        </w:rPr>
        <w:t>. Bizonyos esetekben úgy is hívatkoznak az érzelem elemzésre mint vélemény kutatás. Az érzelem elemzés a következő kérdéseket fogalmazhatja meg:</w:t>
      </w:r>
    </w:p>
    <w:p w:rsidR="00A703C9" w:rsidRDefault="002C65B3" w:rsidP="00A703C9">
      <w:pPr>
        <w:pStyle w:val="ListParagraph"/>
        <w:numPr>
          <w:ilvl w:val="0"/>
          <w:numId w:val="28"/>
        </w:numPr>
        <w:rPr>
          <w:lang w:val="en-US"/>
        </w:rPr>
      </w:pPr>
      <w:r>
        <w:rPr>
          <w:lang w:val="en-US"/>
        </w:rPr>
        <w:t>Pozití</w:t>
      </w:r>
      <w:r w:rsidR="00A703C9">
        <w:rPr>
          <w:lang w:val="en-US"/>
        </w:rPr>
        <w:t>v vagy negat</w:t>
      </w:r>
      <w:r>
        <w:rPr>
          <w:lang w:val="hu-HU"/>
        </w:rPr>
        <w:t>í</w:t>
      </w:r>
      <w:r w:rsidR="00A703C9">
        <w:rPr>
          <w:lang w:val="en-US"/>
        </w:rPr>
        <w:t>v a termékről szoló véleményezés</w:t>
      </w:r>
      <w:r w:rsidR="00345E27">
        <w:rPr>
          <w:lang w:val="en-US"/>
        </w:rPr>
        <w:t>?</w:t>
      </w:r>
    </w:p>
    <w:p w:rsidR="00A703C9" w:rsidRDefault="00A703C9" w:rsidP="00A703C9">
      <w:pPr>
        <w:pStyle w:val="ListParagraph"/>
        <w:numPr>
          <w:ilvl w:val="0"/>
          <w:numId w:val="28"/>
        </w:numPr>
        <w:rPr>
          <w:lang w:val="en-US"/>
        </w:rPr>
      </w:pPr>
      <w:r>
        <w:rPr>
          <w:lang w:val="en-US"/>
        </w:rPr>
        <w:t>Ez a vásárló emailje elégedettséget vagy elégedetlenséget tükröz</w:t>
      </w:r>
      <w:r w:rsidR="00345E27">
        <w:rPr>
          <w:lang w:val="en-US"/>
        </w:rPr>
        <w:t>?</w:t>
      </w:r>
    </w:p>
    <w:p w:rsidR="00A703C9" w:rsidRDefault="00A703C9" w:rsidP="00A703C9">
      <w:pPr>
        <w:pStyle w:val="ListParagraph"/>
        <w:numPr>
          <w:ilvl w:val="0"/>
          <w:numId w:val="28"/>
        </w:numPr>
        <w:rPr>
          <w:lang w:val="en-US"/>
        </w:rPr>
      </w:pPr>
      <w:r>
        <w:rPr>
          <w:lang w:val="en-US"/>
        </w:rPr>
        <w:t>Hogy változott a bloggolók hozzáállása az elnökhöz a választások óta</w:t>
      </w:r>
      <w:r w:rsidR="00345E27">
        <w:rPr>
          <w:lang w:val="en-US"/>
        </w:rPr>
        <w:t>?</w:t>
      </w:r>
    </w:p>
    <w:p w:rsidR="00345E27" w:rsidRDefault="00A703C9" w:rsidP="00A703C9">
      <w:pPr>
        <w:rPr>
          <w:lang w:val="en-US"/>
        </w:rPr>
      </w:pPr>
      <w:r>
        <w:rPr>
          <w:lang w:val="en-US"/>
        </w:rPr>
        <w:t xml:space="preserve">Az érzelem elemzés alkalmazható az üzleti világban. Választ adhat olyan kérdésekre mint: Miért </w:t>
      </w:r>
      <w:r w:rsidR="00345E27">
        <w:rPr>
          <w:lang w:val="en-US"/>
        </w:rPr>
        <w:t xml:space="preserve">a </w:t>
      </w:r>
      <w:r>
        <w:rPr>
          <w:lang w:val="en-US"/>
        </w:rPr>
        <w:t>vásárl</w:t>
      </w:r>
      <w:r w:rsidR="00345E27">
        <w:rPr>
          <w:lang w:val="en-US"/>
        </w:rPr>
        <w:t>ok nem a mi termékünket veszik meg? Meg szeretn</w:t>
      </w:r>
      <w:r w:rsidR="00345E27">
        <w:rPr>
          <w:lang w:val="hu-HU"/>
        </w:rPr>
        <w:t xml:space="preserve">énk tudni a szubjektiv adatokat mint például: </w:t>
      </w:r>
      <w:r w:rsidR="00345E27">
        <w:rPr>
          <w:lang w:val="en-US"/>
        </w:rPr>
        <w:t>“a kinézete csúf”, “</w:t>
      </w:r>
      <w:r w:rsidR="00345E27">
        <w:rPr>
          <w:lang w:val="hu-HU"/>
        </w:rPr>
        <w:t>a fékje rossz minőségű</w:t>
      </w:r>
      <w:r w:rsidR="00345E27">
        <w:rPr>
          <w:lang w:val="en-US"/>
        </w:rPr>
        <w:t>” “</w:t>
      </w:r>
      <w:r w:rsidR="00345E27">
        <w:rPr>
          <w:lang w:val="hu-HU"/>
        </w:rPr>
        <w:t>a motor hangja szuper</w:t>
      </w:r>
      <w:r w:rsidR="00345E27">
        <w:rPr>
          <w:lang w:val="en-US"/>
        </w:rPr>
        <w:t>” “</w:t>
      </w:r>
      <w:r w:rsidR="00345E27">
        <w:rPr>
          <w:lang w:val="hu-HU"/>
        </w:rPr>
        <w:t>az ülések kényelmesek</w:t>
      </w:r>
      <w:r w:rsidR="00345E27">
        <w:rPr>
          <w:lang w:val="en-US"/>
        </w:rPr>
        <w:t>”.</w:t>
      </w:r>
    </w:p>
    <w:p w:rsidR="00345E27" w:rsidRPr="00345E27" w:rsidRDefault="00345E27" w:rsidP="00A703C9">
      <w:pPr>
        <w:rPr>
          <w:lang w:val="en-US"/>
        </w:rPr>
      </w:pPr>
      <w:r>
        <w:rPr>
          <w:lang w:val="en-US"/>
        </w:rPr>
        <w:lastRenderedPageBreak/>
        <w:t>Mivel nagyon nehéz lenne a vásárlókat véleményeztetni olyan termékekről amit meg sem vásároltak</w:t>
      </w:r>
      <w:r w:rsidR="00E837FD">
        <w:rPr>
          <w:lang w:val="en-US"/>
        </w:rPr>
        <w:t>, sokkal hatékonyabb a weben</w:t>
      </w:r>
      <w:r w:rsidR="00F33584">
        <w:rPr>
          <w:lang w:val="en-US"/>
        </w:rPr>
        <w:t xml:space="preserve">, </w:t>
      </w:r>
      <w:r w:rsidR="00E837FD">
        <w:rPr>
          <w:lang w:val="en-US"/>
        </w:rPr>
        <w:t xml:space="preserve">szociális hálókon </w:t>
      </w:r>
      <w:r w:rsidR="00F33584">
        <w:rPr>
          <w:lang w:val="en-US"/>
        </w:rPr>
        <w:t xml:space="preserve">vagy a közösségi médiákban </w:t>
      </w:r>
      <w:r w:rsidR="00E837FD">
        <w:rPr>
          <w:lang w:val="en-US"/>
        </w:rPr>
        <w:t>keresni véleményeket a saját termékünkről vagy akár a konkurenseink termékéről.</w:t>
      </w:r>
    </w:p>
    <w:p w:rsidR="004744B5" w:rsidRPr="009A2C63" w:rsidRDefault="00313C16" w:rsidP="009A2C63">
      <w:pPr>
        <w:rPr>
          <w:lang w:val="hu-HU"/>
        </w:rPr>
      </w:pPr>
      <w:r>
        <w:rPr>
          <w:lang w:val="hu-HU"/>
        </w:rPr>
        <w:t>Az általam készített aplikáció a Tw</w:t>
      </w:r>
      <w:r w:rsidR="00E109C3">
        <w:rPr>
          <w:lang w:val="hu-HU"/>
        </w:rPr>
        <w:t>it</w:t>
      </w:r>
      <w:r>
        <w:rPr>
          <w:lang w:val="hu-HU"/>
        </w:rPr>
        <w:t>ter –</w:t>
      </w:r>
      <w:r w:rsidR="00C91B60">
        <w:rPr>
          <w:lang w:val="hu-HU"/>
        </w:rPr>
        <w:t xml:space="preserve"> ismeretségi hálózat csevegéseiből épít fel egy saját adatforrást. A csevegések szövegjét mondattani elemzéssel feldolgozza, megkeresi a kulcsszó – tulajdonság kapcsolatokat és az így felépített mondatrészre érzelmi kiértékelést végez. Az aplikáció segítségével a felhasználó értékes információt kap </w:t>
      </w:r>
      <w:r w:rsidR="006F3FBC">
        <w:rPr>
          <w:lang w:val="hu-HU"/>
        </w:rPr>
        <w:t>az ügyfelek érzelmeiről az adott termék bizonyos tulajdonságairól, íly módon megtudhatja melyek azok a tulajdonságok amivel az ügyfelek nem elégedettek és fejlesztést igényelnek</w:t>
      </w:r>
      <w:r w:rsidR="00E109C3">
        <w:rPr>
          <w:lang w:val="hu-HU"/>
        </w:rPr>
        <w:t>,</w:t>
      </w:r>
      <w:r w:rsidR="006F3FBC">
        <w:rPr>
          <w:lang w:val="hu-HU"/>
        </w:rPr>
        <w:t xml:space="preserve"> valamint azokat is amikkel elégedettek és bizonyára a termék megvásárlását, használatát indokoljá</w:t>
      </w:r>
      <w:r w:rsidR="008B6D45">
        <w:rPr>
          <w:lang w:val="hu-HU"/>
        </w:rPr>
        <w:t>k. Ugyanakkor ez az elemzés elvé</w:t>
      </w:r>
      <w:r w:rsidR="006F3FBC">
        <w:rPr>
          <w:lang w:val="hu-HU"/>
        </w:rPr>
        <w:t>gezhető konkurren</w:t>
      </w:r>
      <w:r w:rsidR="00F64E5C">
        <w:rPr>
          <w:lang w:val="hu-HU"/>
        </w:rPr>
        <w:t>s cégek</w:t>
      </w:r>
      <w:r w:rsidR="006F3FBC">
        <w:rPr>
          <w:lang w:val="hu-HU"/>
        </w:rPr>
        <w:t xml:space="preserve"> termékeire is és összehasonlíthatjuk a sajátunkkal</w:t>
      </w:r>
      <w:r w:rsidR="00F64E5C">
        <w:rPr>
          <w:lang w:val="hu-HU"/>
        </w:rPr>
        <w:t>, információt kapva</w:t>
      </w:r>
      <w:r w:rsidR="006F3FBC">
        <w:rPr>
          <w:lang w:val="hu-HU"/>
        </w:rPr>
        <w:t xml:space="preserve"> arról, hogy miben jobb vagy rossz</w:t>
      </w:r>
      <w:r w:rsidR="00060656">
        <w:rPr>
          <w:lang w:val="hu-HU"/>
        </w:rPr>
        <w:t>abb</w:t>
      </w:r>
      <w:r w:rsidR="006F3FBC">
        <w:rPr>
          <w:lang w:val="hu-HU"/>
        </w:rPr>
        <w:t xml:space="preserve"> </w:t>
      </w:r>
      <w:r w:rsidR="00F64E5C">
        <w:rPr>
          <w:lang w:val="hu-HU"/>
        </w:rPr>
        <w:t xml:space="preserve">a termék </w:t>
      </w:r>
      <w:r w:rsidR="006F3FBC">
        <w:rPr>
          <w:lang w:val="hu-HU"/>
        </w:rPr>
        <w:t xml:space="preserve">az </w:t>
      </w:r>
      <w:r w:rsidR="00F64E5C">
        <w:rPr>
          <w:lang w:val="hu-HU"/>
        </w:rPr>
        <w:t>ü</w:t>
      </w:r>
      <w:r w:rsidR="006F3FBC">
        <w:rPr>
          <w:lang w:val="hu-HU"/>
        </w:rPr>
        <w:t>gyfelek véleményei alapján.</w:t>
      </w:r>
      <w:r w:rsidR="00F64E5C">
        <w:rPr>
          <w:lang w:val="hu-HU"/>
        </w:rPr>
        <w:t xml:space="preserve"> Ezek az információk szolgálhatnak alapul a menedzsereknek a döntéshozásban, </w:t>
      </w:r>
      <w:r w:rsidR="00060656">
        <w:rPr>
          <w:lang w:val="hu-HU"/>
        </w:rPr>
        <w:t xml:space="preserve">megmutatják </w:t>
      </w:r>
      <w:r w:rsidR="00F64E5C">
        <w:rPr>
          <w:lang w:val="hu-HU"/>
        </w:rPr>
        <w:t>melyek azok a területek ahol fejlesztés, befektetés szükséges.</w:t>
      </w:r>
    </w:p>
    <w:p w:rsidR="0047679E" w:rsidRDefault="00DC0CF1" w:rsidP="0047679E">
      <w:pPr>
        <w:pStyle w:val="Heading1"/>
        <w:rPr>
          <w:lang w:val="hu-HU"/>
        </w:rPr>
      </w:pPr>
      <w:r>
        <w:rPr>
          <w:lang w:val="hu-HU"/>
        </w:rPr>
        <w:t>Bibliográfiai tanulmány</w:t>
      </w:r>
    </w:p>
    <w:p w:rsidR="00DC0CF1" w:rsidRDefault="00DC0CF1" w:rsidP="0096799A">
      <w:pPr>
        <w:pStyle w:val="Heading2"/>
        <w:rPr>
          <w:lang w:val="hu-HU"/>
        </w:rPr>
      </w:pPr>
      <w:r>
        <w:rPr>
          <w:lang w:val="hu-HU"/>
        </w:rPr>
        <w:t>Adatgyűjtés</w:t>
      </w:r>
    </w:p>
    <w:p w:rsidR="00DB4FFE" w:rsidRDefault="00134610" w:rsidP="00134610">
      <w:pPr>
        <w:rPr>
          <w:lang w:val="hu-HU"/>
        </w:rPr>
      </w:pPr>
      <w:r>
        <w:rPr>
          <w:lang w:val="hu-HU"/>
        </w:rPr>
        <w:t>„Az információ korában élünk” ez</w:t>
      </w:r>
      <w:r w:rsidR="00AD28EB">
        <w:rPr>
          <w:lang w:val="hu-HU"/>
        </w:rPr>
        <w:t xml:space="preserve">t tartja </w:t>
      </w:r>
      <w:r>
        <w:rPr>
          <w:lang w:val="hu-HU"/>
        </w:rPr>
        <w:t>a népszerű mondás napjainkban, pedig inkább azt mondhatnánk, hogy az adat korában élünk. Terrabájt vagy petabájt nagyságú adatok özönlenek a számítógépe</w:t>
      </w:r>
      <w:r w:rsidR="00AD28EB">
        <w:rPr>
          <w:lang w:val="hu-HU"/>
        </w:rPr>
        <w:t>s hálózatokon, a World Wide Web-</w:t>
      </w:r>
      <w:r>
        <w:rPr>
          <w:lang w:val="hu-HU"/>
        </w:rPr>
        <w:t>en, és különböző adathordozó eszközökön naponta üzleti, társadal</w:t>
      </w:r>
      <w:r w:rsidR="00AD28EB">
        <w:rPr>
          <w:lang w:val="hu-HU"/>
        </w:rPr>
        <w:t>mi, tudományos és műszaki tudomá</w:t>
      </w:r>
      <w:r>
        <w:rPr>
          <w:lang w:val="hu-HU"/>
        </w:rPr>
        <w:t xml:space="preserve">nyok, orvostudomány, és a mindennapi életünk majdnem minden területéről. </w:t>
      </w:r>
      <w:r w:rsidR="00AD28EB">
        <w:rPr>
          <w:lang w:val="hu-HU"/>
        </w:rPr>
        <w:t>A közösségek és közösségi média adatinak a fontossága egyre növekedik és változatos formájú adatokat hoz létre mint: digitális képek és videók, blogok, Web közösségek, és különböző típusú</w:t>
      </w:r>
      <w:r w:rsidR="00FE06C8">
        <w:rPr>
          <w:lang w:val="hu-HU"/>
        </w:rPr>
        <w:t xml:space="preserve"> szociális hálózatokat. Erőteljes, sokoldalú és flexibilis eszközökre van szü</w:t>
      </w:r>
      <w:r w:rsidR="00760D0C">
        <w:rPr>
          <w:lang w:val="hu-HU"/>
        </w:rPr>
        <w:t>kség amelyek automatizáltan ki</w:t>
      </w:r>
      <w:r w:rsidR="00FE06C8">
        <w:rPr>
          <w:lang w:val="hu-HU"/>
        </w:rPr>
        <w:t>e</w:t>
      </w:r>
      <w:r w:rsidR="00760D0C">
        <w:rPr>
          <w:lang w:val="hu-HU"/>
        </w:rPr>
        <w:t>me</w:t>
      </w:r>
      <w:r w:rsidR="00FE06C8">
        <w:rPr>
          <w:lang w:val="hu-HU"/>
        </w:rPr>
        <w:t>ljenek értékes információkat ezekből a hatamas adattömegekből és átalakitsák ezeket az adatokat szervezett tudássá.</w:t>
      </w:r>
      <w:r w:rsidR="00623347">
        <w:rPr>
          <w:lang w:val="hu-HU"/>
        </w:rPr>
        <w:t xml:space="preserve"> Az adatbányászat átalakít egy adattömeget tudássá.</w:t>
      </w:r>
      <w:r w:rsidR="00FF4334">
        <w:rPr>
          <w:lang w:val="hu-HU"/>
        </w:rPr>
        <w:t xml:space="preserve"> Sokan úgy tartják  az adatbányászat szinonimája a </w:t>
      </w:r>
      <w:r w:rsidR="00FF4334">
        <w:rPr>
          <w:lang w:val="en-US"/>
        </w:rPr>
        <w:t>“knowledge discovery from data” , ismeretek felfedez</w:t>
      </w:r>
      <w:r w:rsidR="00FF4334">
        <w:rPr>
          <w:lang w:val="hu-HU"/>
        </w:rPr>
        <w:t xml:space="preserve">ése adatokból, kifejezésnek. Mások nézete szerint az adatbányászat egy lépés az ismeret felfedezésének a folyamatában. </w:t>
      </w:r>
    </w:p>
    <w:p w:rsidR="00052C68" w:rsidRDefault="00534343" w:rsidP="00052C68">
      <w:pPr>
        <w:keepNext/>
        <w:spacing w:line="240" w:lineRule="auto"/>
        <w:jc w:val="center"/>
      </w:pPr>
      <w:r>
        <w:rPr>
          <w:noProof/>
          <w:lang w:eastAsia="ro-RO"/>
        </w:rPr>
        <w:lastRenderedPageBreak/>
        <w:drawing>
          <wp:inline distT="0" distB="0" distL="0" distR="0" wp14:anchorId="191082A9" wp14:editId="297144B1">
            <wp:extent cx="5760720" cy="4399280"/>
            <wp:effectExtent l="19050" t="19050" r="1143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mining2.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399280"/>
                    </a:xfrm>
                    <a:prstGeom prst="rect">
                      <a:avLst/>
                    </a:prstGeom>
                    <a:ln>
                      <a:solidFill>
                        <a:schemeClr val="accent1"/>
                      </a:solidFill>
                    </a:ln>
                  </pic:spPr>
                </pic:pic>
              </a:graphicData>
            </a:graphic>
          </wp:inline>
        </w:drawing>
      </w:r>
    </w:p>
    <w:p w:rsidR="00E27A61" w:rsidRPr="00052C68" w:rsidRDefault="00052C68" w:rsidP="00052C68">
      <w:pPr>
        <w:pStyle w:val="Abrakfelirat"/>
      </w:pPr>
      <w:r>
        <w:fldChar w:fldCharType="begin"/>
      </w:r>
      <w:r>
        <w:instrText xml:space="preserve"> SEQ ábra \* ARABIC </w:instrText>
      </w:r>
      <w:r>
        <w:fldChar w:fldCharType="separate"/>
      </w:r>
      <w:r>
        <w:rPr>
          <w:noProof/>
        </w:rPr>
        <w:t>1</w:t>
      </w:r>
      <w:r>
        <w:fldChar w:fldCharType="end"/>
      </w:r>
      <w:r>
        <w:t>. Ábra Adatbányászat folyamata</w:t>
      </w:r>
    </w:p>
    <w:p w:rsidR="00134610" w:rsidRDefault="00FF4334" w:rsidP="00134610">
      <w:pPr>
        <w:rPr>
          <w:lang w:val="hu-HU"/>
        </w:rPr>
      </w:pPr>
      <w:r>
        <w:rPr>
          <w:lang w:val="hu-HU"/>
        </w:rPr>
        <w:t xml:space="preserve">Az adatbányászat az a folyamat amely nagy terjedelmű adatokban érdekes </w:t>
      </w:r>
      <w:r w:rsidR="00760D0C">
        <w:rPr>
          <w:lang w:val="hu-HU"/>
        </w:rPr>
        <w:t>adat</w:t>
      </w:r>
      <w:r>
        <w:rPr>
          <w:lang w:val="hu-HU"/>
        </w:rPr>
        <w:t xml:space="preserve">mintákat és </w:t>
      </w:r>
      <w:r w:rsidR="00760D0C">
        <w:rPr>
          <w:lang w:val="hu-HU"/>
        </w:rPr>
        <w:t>tudást</w:t>
      </w:r>
      <w:r>
        <w:rPr>
          <w:lang w:val="hu-HU"/>
        </w:rPr>
        <w:t xml:space="preserve"> fedez fel.</w:t>
      </w:r>
      <w:r w:rsidR="00196621">
        <w:rPr>
          <w:lang w:val="hu-HU"/>
        </w:rPr>
        <w:t xml:space="preserve"> Az adatforrások magukba foglalnak adatbázisokat, adattárházakat, a Web-et, más információs tárházakat, vagy állandoan folyamló adatokat egy dinamikus rendszerbe.</w:t>
      </w:r>
    </w:p>
    <w:p w:rsidR="00085D73" w:rsidRDefault="00085D73" w:rsidP="00085D73">
      <w:pPr>
        <w:pStyle w:val="Heading2"/>
        <w:rPr>
          <w:lang w:val="hu-HU"/>
        </w:rPr>
      </w:pPr>
      <w:r>
        <w:rPr>
          <w:lang w:val="hu-HU"/>
        </w:rPr>
        <w:t>Szöveg elemzés</w:t>
      </w:r>
    </w:p>
    <w:p w:rsidR="00DE308E" w:rsidRDefault="00DE308E" w:rsidP="00DE308E">
      <w:pPr>
        <w:rPr>
          <w:lang w:val="hu-HU"/>
        </w:rPr>
      </w:pPr>
      <w:r>
        <w:rPr>
          <w:lang w:val="hu-HU"/>
        </w:rPr>
        <w:t>A természetes nyelv feldolgozásának fő célja természetes nyelvet megértő és feldolgozó aplikációk készítése. Természetes nyelv alatt emberi lények által beszélt vagy írott nyelvet értünk, ellentétben a mesterséges, számítógépi, számtani vagy logikai nyelvvel, például.</w:t>
      </w:r>
    </w:p>
    <w:p w:rsidR="00DE308E" w:rsidRDefault="00F00F72" w:rsidP="00DE308E">
      <w:pPr>
        <w:rPr>
          <w:lang w:val="hu-HU"/>
        </w:rPr>
      </w:pPr>
      <w:r>
        <w:rPr>
          <w:lang w:val="hu-HU"/>
        </w:rPr>
        <w:t xml:space="preserve">A természetes nyelv feldolgozásának főbb szerepeként megemlítem a </w:t>
      </w:r>
      <w:r w:rsidR="00E63EFD">
        <w:rPr>
          <w:lang w:val="hu-HU"/>
        </w:rPr>
        <w:t>szófaji annotációt (</w:t>
      </w:r>
      <w:r>
        <w:rPr>
          <w:lang w:val="hu-HU"/>
        </w:rPr>
        <w:t>POS par</w:t>
      </w:r>
      <w:r w:rsidR="00E63EFD">
        <w:rPr>
          <w:lang w:val="hu-HU"/>
        </w:rPr>
        <w:t xml:space="preserve">t-of-speech), </w:t>
      </w:r>
      <w:r>
        <w:rPr>
          <w:lang w:val="hu-HU"/>
        </w:rPr>
        <w:t>a nevezett-entitások felismerését</w:t>
      </w:r>
      <w:r w:rsidR="00E63EFD">
        <w:rPr>
          <w:lang w:val="hu-HU"/>
        </w:rPr>
        <w:t xml:space="preserve"> és a szintaktikai vagy mondattani kapcsolatok annotációját. </w:t>
      </w:r>
      <w:sdt>
        <w:sdtPr>
          <w:rPr>
            <w:lang w:val="hu-HU"/>
          </w:rPr>
          <w:id w:val="-646360989"/>
          <w:citation/>
        </w:sdtPr>
        <w:sdtContent>
          <w:r w:rsidR="002C65B3">
            <w:rPr>
              <w:lang w:val="hu-HU"/>
            </w:rPr>
            <w:fldChar w:fldCharType="begin"/>
          </w:r>
          <w:r w:rsidR="002C65B3">
            <w:rPr>
              <w:lang w:val="hu-HU"/>
            </w:rPr>
            <w:instrText xml:space="preserve"> CITATION Arb15 \l 1038 </w:instrText>
          </w:r>
          <w:r w:rsidR="002C65B3">
            <w:rPr>
              <w:lang w:val="hu-HU"/>
            </w:rPr>
            <w:fldChar w:fldCharType="separate"/>
          </w:r>
          <w:r w:rsidR="00037308" w:rsidRPr="00037308">
            <w:rPr>
              <w:noProof/>
              <w:lang w:val="hu-HU"/>
            </w:rPr>
            <w:t>[5]</w:t>
          </w:r>
          <w:r w:rsidR="002C65B3">
            <w:rPr>
              <w:lang w:val="hu-HU"/>
            </w:rPr>
            <w:fldChar w:fldCharType="end"/>
          </w:r>
        </w:sdtContent>
      </w:sdt>
    </w:p>
    <w:p w:rsidR="00E63EFD" w:rsidRDefault="004C7572" w:rsidP="0057534B">
      <w:pPr>
        <w:rPr>
          <w:lang w:val="en-US"/>
        </w:rPr>
      </w:pPr>
      <w:r>
        <w:rPr>
          <w:lang w:val="hu-HU"/>
        </w:rPr>
        <w:t>Itt említeném meg a korpuszannotációt,</w:t>
      </w:r>
      <w:r w:rsidR="00E405BD">
        <w:rPr>
          <w:lang w:val="hu-HU"/>
        </w:rPr>
        <w:t xml:space="preserve"> </w:t>
      </w:r>
      <w:r>
        <w:rPr>
          <w:lang w:val="hu-HU"/>
        </w:rPr>
        <w:t>amely azokat az információkat és jeleket foglalj</w:t>
      </w:r>
      <w:r w:rsidR="00E405BD">
        <w:rPr>
          <w:lang w:val="hu-HU"/>
        </w:rPr>
        <w:t>a</w:t>
      </w:r>
      <w:r>
        <w:rPr>
          <w:lang w:val="hu-HU"/>
        </w:rPr>
        <w:t xml:space="preserve"> mag</w:t>
      </w:r>
      <w:r w:rsidR="00E405BD">
        <w:rPr>
          <w:lang w:val="hu-HU"/>
        </w:rPr>
        <w:t>á</w:t>
      </w:r>
      <w:r>
        <w:rPr>
          <w:lang w:val="hu-HU"/>
        </w:rPr>
        <w:t>ba, amelyek az elemzett szövegben nincsenek benne, viszont az úgynevezett korpusz készítésekor vagy feldolgozásakor belekerülnek a szövegbe.</w:t>
      </w:r>
      <w:r w:rsidR="00E405BD">
        <w:rPr>
          <w:lang w:val="hu-HU"/>
        </w:rPr>
        <w:t xml:space="preserve"> </w:t>
      </w:r>
      <w:r w:rsidR="00E405BD" w:rsidRPr="0074510E">
        <w:rPr>
          <w:lang w:val="en-US"/>
        </w:rPr>
        <w:t xml:space="preserve">A szófaji címkézés </w:t>
      </w:r>
      <w:r w:rsidR="00E405BD">
        <w:rPr>
          <w:lang w:val="en-US"/>
        </w:rPr>
        <w:t>során</w:t>
      </w:r>
      <w:r w:rsidR="00E405BD" w:rsidRPr="0074510E">
        <w:rPr>
          <w:lang w:val="en-US"/>
        </w:rPr>
        <w:t xml:space="preserve"> a szöveg</w:t>
      </w:r>
      <w:r w:rsidR="00E405BD">
        <w:rPr>
          <w:lang w:val="en-US"/>
        </w:rPr>
        <w:t>be</w:t>
      </w:r>
      <w:r w:rsidR="00E405BD" w:rsidRPr="0074510E">
        <w:rPr>
          <w:lang w:val="en-US"/>
        </w:rPr>
        <w:t xml:space="preserve"> minden egyes sz</w:t>
      </w:r>
      <w:r w:rsidR="00E405BD">
        <w:rPr>
          <w:lang w:val="en-US"/>
        </w:rPr>
        <w:t>ó</w:t>
      </w:r>
      <w:r w:rsidR="00E405BD" w:rsidRPr="0074510E">
        <w:rPr>
          <w:lang w:val="en-US"/>
        </w:rPr>
        <w:t xml:space="preserve"> mellett </w:t>
      </w:r>
      <w:r w:rsidR="00E405BD">
        <w:rPr>
          <w:lang w:val="en-US"/>
        </w:rPr>
        <w:t>meg fog jelenni</w:t>
      </w:r>
      <w:r w:rsidR="00E405BD" w:rsidRPr="0074510E">
        <w:rPr>
          <w:lang w:val="en-US"/>
        </w:rPr>
        <w:t xml:space="preserve"> a</w:t>
      </w:r>
      <w:r w:rsidR="00E405BD">
        <w:rPr>
          <w:lang w:val="en-US"/>
        </w:rPr>
        <w:t xml:space="preserve"> </w:t>
      </w:r>
      <w:r w:rsidR="00E405BD">
        <w:t>szófaji megjelölés is</w:t>
      </w:r>
      <w:r w:rsidR="00E405BD">
        <w:rPr>
          <w:lang w:val="en-US"/>
        </w:rPr>
        <w:t>.</w:t>
      </w:r>
      <w:r w:rsidR="006755D3">
        <w:rPr>
          <w:lang w:val="en-US"/>
        </w:rPr>
        <w:t xml:space="preserve"> </w:t>
      </w:r>
      <w:sdt>
        <w:sdtPr>
          <w:rPr>
            <w:lang w:val="en-US"/>
          </w:rPr>
          <w:id w:val="1959528551"/>
          <w:citation/>
        </w:sdtPr>
        <w:sdtContent>
          <w:r w:rsidR="006755D3">
            <w:rPr>
              <w:lang w:val="en-US"/>
            </w:rPr>
            <w:fldChar w:fldCharType="begin"/>
          </w:r>
          <w:r w:rsidR="006755D3">
            <w:rPr>
              <w:lang w:val="hu-HU"/>
            </w:rPr>
            <w:instrText xml:space="preserve"> CITATION Szi05 \l 1038 </w:instrText>
          </w:r>
          <w:r w:rsidR="006755D3">
            <w:rPr>
              <w:lang w:val="en-US"/>
            </w:rPr>
            <w:fldChar w:fldCharType="separate"/>
          </w:r>
          <w:r w:rsidR="00037308" w:rsidRPr="00037308">
            <w:rPr>
              <w:noProof/>
              <w:lang w:val="hu-HU"/>
            </w:rPr>
            <w:t>[6]</w:t>
          </w:r>
          <w:r w:rsidR="006755D3">
            <w:rPr>
              <w:lang w:val="en-US"/>
            </w:rPr>
            <w:fldChar w:fldCharType="end"/>
          </w:r>
        </w:sdtContent>
      </w:sdt>
      <w:r w:rsidR="00E405BD">
        <w:rPr>
          <w:lang w:val="en-US"/>
        </w:rPr>
        <w:t xml:space="preserve"> </w:t>
      </w:r>
      <w:r w:rsidR="00632602">
        <w:rPr>
          <w:lang w:val="en-US"/>
        </w:rPr>
        <w:t xml:space="preserve">A szintaktikai </w:t>
      </w:r>
      <w:r w:rsidR="00632602">
        <w:rPr>
          <w:lang w:val="en-US"/>
        </w:rPr>
        <w:lastRenderedPageBreak/>
        <w:t>annotációt egyes generatív nyelvészeti elemzők, mint például a Stanford Parser, az ismert ágrajzzal, amit angolul tree-nek neveznek, ábrázolnak.</w:t>
      </w:r>
    </w:p>
    <w:p w:rsidR="006D6B9D" w:rsidRDefault="00AD7177" w:rsidP="0057534B">
      <w:pPr>
        <w:rPr>
          <w:lang w:val="en-US"/>
        </w:rPr>
      </w:pPr>
      <w:r>
        <w:rPr>
          <w:lang w:val="en-US"/>
        </w:rPr>
        <w:t>Felhasználva a Stanford Parser online weboldalas felületét a következő mondatra</w:t>
      </w:r>
      <w:r w:rsidR="006D6B9D">
        <w:rPr>
          <w:lang w:val="en-US"/>
        </w:rPr>
        <w:t>:</w:t>
      </w:r>
    </w:p>
    <w:p w:rsidR="00AD7177" w:rsidRDefault="00AD7177" w:rsidP="0057534B">
      <w:pPr>
        <w:rPr>
          <w:lang w:val="hu-HU"/>
        </w:rPr>
      </w:pPr>
      <w:r>
        <w:rPr>
          <w:lang w:val="en-US"/>
        </w:rPr>
        <w:t>“</w:t>
      </w:r>
      <w:r w:rsidRPr="00AD7177">
        <w:rPr>
          <w:lang w:val="en-US"/>
        </w:rPr>
        <w:t>BMW has a powerful engine, but VW has the best brakes.</w:t>
      </w:r>
      <w:r>
        <w:rPr>
          <w:lang w:val="en-US"/>
        </w:rPr>
        <w:t xml:space="preserve">” </w:t>
      </w:r>
      <w:r w:rsidR="00632602">
        <w:rPr>
          <w:lang w:val="en-US"/>
        </w:rPr>
        <w:t>a</w:t>
      </w:r>
      <w:r w:rsidR="00632602">
        <w:rPr>
          <w:lang w:val="hu-HU"/>
        </w:rPr>
        <w:t xml:space="preserve"> következő eredményeket kapjuk:</w:t>
      </w:r>
    </w:p>
    <w:p w:rsidR="00632602" w:rsidRPr="00632602" w:rsidRDefault="00632602" w:rsidP="00632602">
      <w:pPr>
        <w:pStyle w:val="ListParagraph"/>
        <w:numPr>
          <w:ilvl w:val="0"/>
          <w:numId w:val="26"/>
        </w:numPr>
        <w:jc w:val="left"/>
        <w:rPr>
          <w:lang w:val="hu-HU"/>
        </w:rPr>
      </w:pPr>
      <w:r w:rsidRPr="00632602">
        <w:rPr>
          <w:lang w:val="hu-HU"/>
        </w:rPr>
        <w:t>szófaji annotáció</w:t>
      </w:r>
    </w:p>
    <w:p w:rsidR="00632602" w:rsidRDefault="00632602" w:rsidP="0057534B">
      <w:pPr>
        <w:rPr>
          <w:lang w:val="hu-HU"/>
        </w:rPr>
      </w:pPr>
      <w:r w:rsidRPr="00632602">
        <w:rPr>
          <w:lang w:val="hu-HU"/>
        </w:rPr>
        <w:t>BMW/NNP has/VBZ a/DT powerful/JJ engine/NN ,/, but/CC VW/NNP has/VBZ the/DT best/JJS brakes/NNS ./.</w:t>
      </w:r>
    </w:p>
    <w:p w:rsidR="007162AD" w:rsidRDefault="007162AD" w:rsidP="0057534B">
      <w:pPr>
        <w:rPr>
          <w:lang w:val="hu-HU"/>
        </w:rPr>
      </w:pPr>
      <w:r>
        <w:rPr>
          <w:lang w:val="hu-HU"/>
        </w:rPr>
        <w:t>Ezen a példán láthatjuk a szavak mellet a megfelelő szófaj</w:t>
      </w:r>
      <w:r w:rsidR="000849FA">
        <w:rPr>
          <w:lang w:val="hu-HU"/>
        </w:rPr>
        <w:t>t:</w:t>
      </w:r>
      <w:r>
        <w:rPr>
          <w:lang w:val="hu-HU"/>
        </w:rPr>
        <w:t xml:space="preserve"> „BMW” főnév tulajdonnév, </w:t>
      </w:r>
      <w:r w:rsidR="000849FA">
        <w:rPr>
          <w:lang w:val="hu-HU"/>
        </w:rPr>
        <w:t>„has”</w:t>
      </w:r>
      <w:r>
        <w:rPr>
          <w:lang w:val="hu-HU"/>
        </w:rPr>
        <w:t xml:space="preserve"> ige, </w:t>
      </w:r>
      <w:r w:rsidR="000849FA">
        <w:rPr>
          <w:lang w:val="hu-HU"/>
        </w:rPr>
        <w:t xml:space="preserve">„a” </w:t>
      </w:r>
      <w:r>
        <w:rPr>
          <w:lang w:val="hu-HU"/>
        </w:rPr>
        <w:t xml:space="preserve">határozószó, </w:t>
      </w:r>
      <w:r w:rsidR="000849FA">
        <w:rPr>
          <w:lang w:val="hu-HU"/>
        </w:rPr>
        <w:t xml:space="preserve">„powerful” </w:t>
      </w:r>
      <w:r>
        <w:rPr>
          <w:lang w:val="hu-HU"/>
        </w:rPr>
        <w:t xml:space="preserve">melléknév, </w:t>
      </w:r>
      <w:r w:rsidR="000849FA">
        <w:rPr>
          <w:lang w:val="hu-HU"/>
        </w:rPr>
        <w:t xml:space="preserve">„but” </w:t>
      </w:r>
      <w:r>
        <w:rPr>
          <w:lang w:val="hu-HU"/>
        </w:rPr>
        <w:t xml:space="preserve">mellérendelő kötőszó, </w:t>
      </w:r>
      <w:r w:rsidR="000849FA">
        <w:rPr>
          <w:lang w:val="hu-HU"/>
        </w:rPr>
        <w:t xml:space="preserve">„VW” </w:t>
      </w:r>
      <w:r>
        <w:rPr>
          <w:lang w:val="hu-HU"/>
        </w:rPr>
        <w:t xml:space="preserve">főnév tulajdonnév, </w:t>
      </w:r>
      <w:r w:rsidR="000849FA">
        <w:rPr>
          <w:lang w:val="hu-HU"/>
        </w:rPr>
        <w:t xml:space="preserve"> „has” </w:t>
      </w:r>
      <w:r>
        <w:rPr>
          <w:lang w:val="hu-HU"/>
        </w:rPr>
        <w:t xml:space="preserve">ige, </w:t>
      </w:r>
      <w:r w:rsidR="000849FA">
        <w:rPr>
          <w:lang w:val="hu-HU"/>
        </w:rPr>
        <w:t xml:space="preserve">„the” </w:t>
      </w:r>
      <w:r>
        <w:rPr>
          <w:lang w:val="hu-HU"/>
        </w:rPr>
        <w:t xml:space="preserve">meghatározó szó, </w:t>
      </w:r>
      <w:r w:rsidR="000849FA">
        <w:rPr>
          <w:lang w:val="hu-HU"/>
        </w:rPr>
        <w:t xml:space="preserve">„best” </w:t>
      </w:r>
      <w:r>
        <w:rPr>
          <w:lang w:val="hu-HU"/>
        </w:rPr>
        <w:t xml:space="preserve">felsőfokú melléknév, </w:t>
      </w:r>
      <w:r w:rsidR="000849FA">
        <w:rPr>
          <w:lang w:val="hu-HU"/>
        </w:rPr>
        <w:t xml:space="preserve">„brakes” </w:t>
      </w:r>
      <w:r>
        <w:rPr>
          <w:lang w:val="hu-HU"/>
        </w:rPr>
        <w:t>főnév többes szám.</w:t>
      </w:r>
    </w:p>
    <w:p w:rsidR="00632602" w:rsidRPr="00632602" w:rsidRDefault="00632602" w:rsidP="00632602">
      <w:pPr>
        <w:pStyle w:val="ListParagraph"/>
        <w:numPr>
          <w:ilvl w:val="0"/>
          <w:numId w:val="26"/>
        </w:numPr>
        <w:jc w:val="left"/>
        <w:rPr>
          <w:lang w:val="hu-HU"/>
        </w:rPr>
      </w:pPr>
      <w:r w:rsidRPr="00632602">
        <w:rPr>
          <w:lang w:val="hu-HU"/>
        </w:rPr>
        <w:t>Szintaktikai kapcsolatok annotációja</w:t>
      </w:r>
    </w:p>
    <w:p w:rsidR="00632602" w:rsidRPr="00632602" w:rsidRDefault="00632602" w:rsidP="00632602">
      <w:pPr>
        <w:jc w:val="left"/>
        <w:rPr>
          <w:lang w:val="hu-HU"/>
        </w:rPr>
      </w:pPr>
      <w:r w:rsidRPr="00632602">
        <w:rPr>
          <w:lang w:val="hu-HU"/>
        </w:rPr>
        <w:t>(ROOT</w:t>
      </w:r>
    </w:p>
    <w:p w:rsidR="00632602" w:rsidRPr="00632602" w:rsidRDefault="00632602" w:rsidP="00632602">
      <w:pPr>
        <w:jc w:val="left"/>
        <w:rPr>
          <w:lang w:val="hu-HU"/>
        </w:rPr>
      </w:pPr>
      <w:r w:rsidRPr="00632602">
        <w:rPr>
          <w:lang w:val="hu-HU"/>
        </w:rPr>
        <w:t xml:space="preserve">  (S</w:t>
      </w:r>
    </w:p>
    <w:p w:rsidR="00632602" w:rsidRPr="00632602" w:rsidRDefault="00632602" w:rsidP="00632602">
      <w:pPr>
        <w:jc w:val="left"/>
        <w:rPr>
          <w:lang w:val="hu-HU"/>
        </w:rPr>
      </w:pPr>
      <w:r w:rsidRPr="00632602">
        <w:rPr>
          <w:lang w:val="hu-HU"/>
        </w:rPr>
        <w:t xml:space="preserve">    (S</w:t>
      </w:r>
    </w:p>
    <w:p w:rsidR="00632602" w:rsidRPr="00632602" w:rsidRDefault="00632602" w:rsidP="00632602">
      <w:pPr>
        <w:jc w:val="left"/>
        <w:rPr>
          <w:lang w:val="hu-HU"/>
        </w:rPr>
      </w:pPr>
      <w:r w:rsidRPr="00632602">
        <w:rPr>
          <w:lang w:val="hu-HU"/>
        </w:rPr>
        <w:t xml:space="preserve">      (NP (NNP BMW))</w:t>
      </w:r>
    </w:p>
    <w:p w:rsidR="00632602" w:rsidRPr="00632602" w:rsidRDefault="00632602" w:rsidP="00632602">
      <w:pPr>
        <w:jc w:val="left"/>
        <w:rPr>
          <w:lang w:val="hu-HU"/>
        </w:rPr>
      </w:pPr>
      <w:r w:rsidRPr="00632602">
        <w:rPr>
          <w:lang w:val="hu-HU"/>
        </w:rPr>
        <w:t xml:space="preserve">      (VP (VBZ has)</w:t>
      </w:r>
    </w:p>
    <w:p w:rsidR="00632602" w:rsidRPr="00632602" w:rsidRDefault="00632602" w:rsidP="00632602">
      <w:pPr>
        <w:jc w:val="left"/>
        <w:rPr>
          <w:lang w:val="hu-HU"/>
        </w:rPr>
      </w:pPr>
      <w:r w:rsidRPr="00632602">
        <w:rPr>
          <w:lang w:val="hu-HU"/>
        </w:rPr>
        <w:t xml:space="preserve">        (NP (DT a) (JJ powerful) (NN engine))))</w:t>
      </w:r>
    </w:p>
    <w:p w:rsidR="00632602" w:rsidRPr="00632602" w:rsidRDefault="00632602" w:rsidP="00632602">
      <w:pPr>
        <w:jc w:val="left"/>
        <w:rPr>
          <w:lang w:val="hu-HU"/>
        </w:rPr>
      </w:pPr>
      <w:r w:rsidRPr="00632602">
        <w:rPr>
          <w:lang w:val="hu-HU"/>
        </w:rPr>
        <w:t xml:space="preserve">    (, ,)</w:t>
      </w:r>
    </w:p>
    <w:p w:rsidR="00632602" w:rsidRPr="00632602" w:rsidRDefault="00632602" w:rsidP="00632602">
      <w:pPr>
        <w:jc w:val="left"/>
        <w:rPr>
          <w:lang w:val="hu-HU"/>
        </w:rPr>
      </w:pPr>
      <w:r w:rsidRPr="00632602">
        <w:rPr>
          <w:lang w:val="hu-HU"/>
        </w:rPr>
        <w:t xml:space="preserve">    (CC but)</w:t>
      </w:r>
    </w:p>
    <w:p w:rsidR="00632602" w:rsidRPr="00632602" w:rsidRDefault="00632602" w:rsidP="00632602">
      <w:pPr>
        <w:jc w:val="left"/>
        <w:rPr>
          <w:lang w:val="hu-HU"/>
        </w:rPr>
      </w:pPr>
      <w:r w:rsidRPr="00632602">
        <w:rPr>
          <w:lang w:val="hu-HU"/>
        </w:rPr>
        <w:t xml:space="preserve">    (S</w:t>
      </w:r>
    </w:p>
    <w:p w:rsidR="00632602" w:rsidRPr="00632602" w:rsidRDefault="00632602" w:rsidP="00632602">
      <w:pPr>
        <w:jc w:val="left"/>
        <w:rPr>
          <w:lang w:val="hu-HU"/>
        </w:rPr>
      </w:pPr>
      <w:r w:rsidRPr="00632602">
        <w:rPr>
          <w:lang w:val="hu-HU"/>
        </w:rPr>
        <w:t xml:space="preserve">      (NP (NNP VW))</w:t>
      </w:r>
    </w:p>
    <w:p w:rsidR="00632602" w:rsidRPr="00632602" w:rsidRDefault="00632602" w:rsidP="00632602">
      <w:pPr>
        <w:jc w:val="left"/>
        <w:rPr>
          <w:lang w:val="hu-HU"/>
        </w:rPr>
      </w:pPr>
      <w:r w:rsidRPr="00632602">
        <w:rPr>
          <w:lang w:val="hu-HU"/>
        </w:rPr>
        <w:t xml:space="preserve">      (VP (VBZ has)</w:t>
      </w:r>
    </w:p>
    <w:p w:rsidR="00632602" w:rsidRPr="00632602" w:rsidRDefault="00632602" w:rsidP="00632602">
      <w:pPr>
        <w:jc w:val="left"/>
        <w:rPr>
          <w:lang w:val="hu-HU"/>
        </w:rPr>
      </w:pPr>
      <w:r w:rsidRPr="00632602">
        <w:rPr>
          <w:lang w:val="hu-HU"/>
        </w:rPr>
        <w:t xml:space="preserve">        (NP (DT the) (JJS best) (NNS brakes))))</w:t>
      </w:r>
    </w:p>
    <w:p w:rsidR="00632602" w:rsidRDefault="00632602" w:rsidP="00632602">
      <w:pPr>
        <w:jc w:val="left"/>
        <w:rPr>
          <w:lang w:val="hu-HU"/>
        </w:rPr>
      </w:pPr>
      <w:r w:rsidRPr="00632602">
        <w:rPr>
          <w:lang w:val="hu-HU"/>
        </w:rPr>
        <w:t xml:space="preserve">    (. .)))</w:t>
      </w:r>
    </w:p>
    <w:p w:rsidR="006D6B9D" w:rsidRPr="00632602" w:rsidRDefault="006D6B9D" w:rsidP="0057534B">
      <w:pPr>
        <w:rPr>
          <w:lang w:val="hu-HU"/>
        </w:rPr>
      </w:pPr>
      <w:r>
        <w:rPr>
          <w:lang w:val="hu-HU"/>
        </w:rPr>
        <w:t xml:space="preserve">A nevezett entitások felismerése arra vonatkozik, hogy a szövegben felismer és osztályoz szövegelemeket előre meghatározott kategóriákba, mint például személynevek, szervezetek, pénznemek, helységek. Az általam bemutatott példamondat esetében a BMW és VW szavakat osztályozná a cégek </w:t>
      </w:r>
      <w:r w:rsidR="0057534B">
        <w:rPr>
          <w:lang w:val="hu-HU"/>
        </w:rPr>
        <w:t>vagy autómárkák kategoriájába.</w:t>
      </w:r>
    </w:p>
    <w:p w:rsidR="00272288" w:rsidRDefault="00272288" w:rsidP="00134610">
      <w:pPr>
        <w:rPr>
          <w:lang w:val="en-US"/>
        </w:rPr>
      </w:pPr>
      <w:r>
        <w:rPr>
          <w:lang w:val="hu-HU"/>
        </w:rPr>
        <w:t xml:space="preserve">Egy természetes nyelv szövegelemző egy olyan aplikáció amely előállitja a mondatok nyelvtani struktúráját, mely szó-csoportok alkotnak </w:t>
      </w:r>
      <w:r w:rsidR="002B1B42">
        <w:rPr>
          <w:lang w:val="hu-HU"/>
        </w:rPr>
        <w:t xml:space="preserve">együtt </w:t>
      </w:r>
      <w:r w:rsidR="001F51B0">
        <w:rPr>
          <w:lang w:val="hu-HU"/>
        </w:rPr>
        <w:t>egy</w:t>
      </w:r>
      <w:r>
        <w:rPr>
          <w:lang w:val="hu-HU"/>
        </w:rPr>
        <w:t xml:space="preserve"> frázist, és mely szavak az alany vagy tárgy része</w:t>
      </w:r>
      <w:r w:rsidR="001F51B0">
        <w:rPr>
          <w:lang w:val="hu-HU"/>
        </w:rPr>
        <w:t>i</w:t>
      </w:r>
      <w:r>
        <w:rPr>
          <w:lang w:val="hu-HU"/>
        </w:rPr>
        <w:t xml:space="preserve"> egy igének.</w:t>
      </w:r>
      <w:r w:rsidR="002C65B3">
        <w:rPr>
          <w:lang w:val="hu-HU"/>
        </w:rPr>
        <w:t xml:space="preserve"> </w:t>
      </w:r>
      <w:sdt>
        <w:sdtPr>
          <w:rPr>
            <w:lang w:val="hu-HU"/>
          </w:rPr>
          <w:id w:val="-447932194"/>
          <w:citation/>
        </w:sdtPr>
        <w:sdtContent>
          <w:r w:rsidR="002C65B3">
            <w:rPr>
              <w:lang w:val="hu-HU"/>
            </w:rPr>
            <w:fldChar w:fldCharType="begin"/>
          </w:r>
          <w:r w:rsidR="002C65B3">
            <w:rPr>
              <w:lang w:val="hu-HU"/>
            </w:rPr>
            <w:instrText xml:space="preserve"> CITATION Sta15 \l 1038 </w:instrText>
          </w:r>
          <w:r w:rsidR="002C65B3">
            <w:rPr>
              <w:lang w:val="hu-HU"/>
            </w:rPr>
            <w:fldChar w:fldCharType="separate"/>
          </w:r>
          <w:r w:rsidR="00037308" w:rsidRPr="00037308">
            <w:rPr>
              <w:noProof/>
              <w:lang w:val="hu-HU"/>
            </w:rPr>
            <w:t>[7]</w:t>
          </w:r>
          <w:r w:rsidR="002C65B3">
            <w:rPr>
              <w:lang w:val="hu-HU"/>
            </w:rPr>
            <w:fldChar w:fldCharType="end"/>
          </w:r>
        </w:sdtContent>
      </w:sdt>
    </w:p>
    <w:p w:rsidR="00085D73" w:rsidRDefault="00085D73" w:rsidP="00085D73">
      <w:pPr>
        <w:pStyle w:val="Heading2"/>
        <w:rPr>
          <w:lang w:val="en-US"/>
        </w:rPr>
      </w:pPr>
      <w:r>
        <w:rPr>
          <w:lang w:val="en-US"/>
        </w:rPr>
        <w:lastRenderedPageBreak/>
        <w:t>Érzelem elemzés</w:t>
      </w:r>
    </w:p>
    <w:p w:rsidR="00C717A0" w:rsidRDefault="00C717A0" w:rsidP="00C717A0">
      <w:pPr>
        <w:rPr>
          <w:lang w:val="hu-HU"/>
        </w:rPr>
      </w:pPr>
      <w:r>
        <w:rPr>
          <w:lang w:val="hu-HU"/>
        </w:rPr>
        <w:t>Az érzelem analízis, más néven véleménybányászat, az a tudományterület mely az emberek termékekről, szolgáltatásokról, szervezetekről, egyénekről, eseményekről, témakörökről alkotott véleményét, érzelmét és attitűdjét elemzi</w:t>
      </w:r>
      <w:r w:rsidR="00B15227">
        <w:rPr>
          <w:lang w:val="hu-HU"/>
        </w:rPr>
        <w:t xml:space="preserve"> </w:t>
      </w:r>
      <w:sdt>
        <w:sdtPr>
          <w:rPr>
            <w:lang w:val="hu-HU"/>
          </w:rPr>
          <w:id w:val="-39124255"/>
          <w:citation/>
        </w:sdtPr>
        <w:sdtContent>
          <w:r w:rsidR="00B15227">
            <w:rPr>
              <w:lang w:val="hu-HU"/>
            </w:rPr>
            <w:fldChar w:fldCharType="begin"/>
          </w:r>
          <w:r w:rsidR="00B15227">
            <w:rPr>
              <w:lang w:val="en-US"/>
            </w:rPr>
            <w:instrText xml:space="preserve"> CITATION Liu12 \l 1033 </w:instrText>
          </w:r>
          <w:r w:rsidR="00B15227">
            <w:rPr>
              <w:lang w:val="hu-HU"/>
            </w:rPr>
            <w:fldChar w:fldCharType="separate"/>
          </w:r>
          <w:r w:rsidR="00037308" w:rsidRPr="00037308">
            <w:rPr>
              <w:noProof/>
              <w:lang w:val="en-US"/>
            </w:rPr>
            <w:t>[8]</w:t>
          </w:r>
          <w:r w:rsidR="00B15227">
            <w:rPr>
              <w:lang w:val="hu-HU"/>
            </w:rPr>
            <w:fldChar w:fldCharType="end"/>
          </w:r>
        </w:sdtContent>
      </w:sdt>
      <w:r>
        <w:rPr>
          <w:lang w:val="hu-HU"/>
        </w:rPr>
        <w:t>. Ez a tudományterület több névén is ismert, de minden név kissé eltérő feladatokat feltételez: vélemény kitermelés, érzelem bányászat, szubjektivitáselemzés, emóció analízis, ismertetéselemzés. Az érzelem analízis kifejezést 2003-ban használta először Nasukawa és Yi, habár a kutatások már a 2000-től folytak ezen a területen. Mielőtt döntenénk egy termék megvásárlásában, véleményeket gyűjtünk róla, megkérdezzük a barátainkat, online üzletek oldalain elolvassuk a véleményeket, fórumokat böngészünk, vagyis véleménybányászatot végzünk. Egy vállalat szemszögéből is fontos, hogy mit gondolnak a termékeinek a fogyasztói, felhasználói a gyártott termékekről. Ezért nem csak egyéni, hanem üzleti szempontból is fontossá vált, ennek a tudományterületnek a kutatása, fejlesztése. Így ez a tudományterület lassan fel fogja váltani a gyártók, üzletláncok által terjesztett felmérő-, kiértékelő lapokat.</w:t>
      </w:r>
    </w:p>
    <w:p w:rsidR="00C717A0" w:rsidRDefault="00C717A0" w:rsidP="00C717A0">
      <w:pPr>
        <w:rPr>
          <w:lang w:val="hu-HU"/>
        </w:rPr>
      </w:pPr>
      <w:r>
        <w:rPr>
          <w:lang w:val="hu-HU"/>
        </w:rPr>
        <w:t xml:space="preserve">Az érzelemelemzést szintekre lehet bontani. Az első szint a dokumentum szintű érzelemelemzés. Ennek során egy egész dokumentum alapján dönti el a rendszer, hogy összességében a vélemény pozitív vagy negatív. A második szint a mondat szintű érzelemelemzés. Itt a rendszer azt dönti el, hogy a mondatban pozitív, negatív vagy semleges vélemény fogalmazódik meg. A harmadik az entitás és aspektus szintű elemzés. Azon az ötleten alapul, hogy egy vélemény egy érzelemből (legyen az pozitív vagy negatív) és egy célpontból áll. A vélemény a célpont nélkül fölösleges. A következő mondat az aspektus szintű érzelem analízis fontosságát szemlélteti: „Annak ellenére, hogy a székek nem kényelmesek szeretem az autómat”. Ha entitás és aspektus szinten elemezzük ki, akkor az autóról pozitív a véleményem, a benne levő székekről viszont negatív. </w:t>
      </w:r>
    </w:p>
    <w:p w:rsidR="00085D73" w:rsidRPr="00085D73" w:rsidRDefault="00C717A0" w:rsidP="00085D73">
      <w:pPr>
        <w:rPr>
          <w:lang w:val="en-US"/>
        </w:rPr>
      </w:pPr>
      <w:r>
        <w:rPr>
          <w:lang w:val="hu-HU"/>
        </w:rPr>
        <w:t xml:space="preserve">Az érzelem-elemző rendszerek többsége úgy működik, hogy egy előre definiált érzelemlexikont használnak. Az érzelemlexikon olyan szavakból áll, melyekhez valamilyen érzelem kapcsolódik. A „jó”, „szép”, „csodás”, „elbűvölő”, „fantasztikus” mind-mind pozitív érzelmeket sugároznak. A „rossz”, „gyenge”, „rémes”, „elviselhetetlen” szavakhoz viszont negatív érzelmek fűződnek. A probléma ott van, hogy csak érzelemlexikont használva nem kapunk mindig pontos eredményeket. Előfordulhat, hogy egy pozitív vagy negatív érzelmet sugároz, a mondat felépítésétől függően. Vegyük példának a „szívás” szót. A „Ez a telefon egy szívás.” és „Ennek a porszívónak jó a szívása.” mondatok jól szemléltetik a fontosságát a mondat felépítésének. Egy másik eset, amikor nem elégséges az érzelemlexikon használata, amikor a mondatban jelen van az érzelmet sugárzó szó, viszont a jelenléte semleges a véleményezés szempontjából: „Ha találok egy jó TV-t az üzletben, megvásárolom.” A harmadik eset, amikor az érzelemlexikont használva </w:t>
      </w:r>
      <w:r>
        <w:rPr>
          <w:lang w:val="hu-HU"/>
        </w:rPr>
        <w:lastRenderedPageBreak/>
        <w:t>téved egy rendszer a szarkazmus, gúnyolódás esete: „Micsoda szuper telefon! Négy óra után lemerült az akkuja.”</w:t>
      </w:r>
    </w:p>
    <w:p w:rsidR="00D64929" w:rsidRDefault="00F32F75" w:rsidP="00165EA6">
      <w:pPr>
        <w:pStyle w:val="Heading1"/>
        <w:rPr>
          <w:lang w:val="hu-HU"/>
        </w:rPr>
      </w:pPr>
      <w:r>
        <w:rPr>
          <w:lang w:val="hu-HU"/>
        </w:rPr>
        <w:t>Elméleti megalapozás</w:t>
      </w:r>
    </w:p>
    <w:p w:rsidR="005F50B8" w:rsidRPr="005F50B8" w:rsidRDefault="0009332D" w:rsidP="00D63498">
      <w:pPr>
        <w:rPr>
          <w:lang w:val="hu-HU"/>
        </w:rPr>
      </w:pPr>
      <w:r>
        <w:rPr>
          <w:lang w:val="hu-HU"/>
        </w:rPr>
        <w:t xml:space="preserve">Ebben a fejezetben bemutatom a Stanford Parser mondattani elemzését, kitérek a névelemek és tulajdonságok keresésére, a tulajdonság és névelem közti relációk felismerésére majd végül az érzelem meghatározására. </w:t>
      </w:r>
    </w:p>
    <w:p w:rsidR="00DD0901" w:rsidRDefault="00DE308E" w:rsidP="00DD0901">
      <w:pPr>
        <w:pStyle w:val="Heading2"/>
        <w:rPr>
          <w:lang w:val="hu-HU"/>
        </w:rPr>
      </w:pPr>
      <w:r>
        <w:rPr>
          <w:lang w:val="hu-HU"/>
        </w:rPr>
        <w:t xml:space="preserve">Stanford Parser, </w:t>
      </w:r>
      <w:r w:rsidR="00DD0901">
        <w:rPr>
          <w:lang w:val="hu-HU"/>
        </w:rPr>
        <w:t>Mondattani elemzés</w:t>
      </w:r>
    </w:p>
    <w:p w:rsidR="00DE308E" w:rsidRDefault="00DE308E" w:rsidP="006230B4">
      <w:pPr>
        <w:rPr>
          <w:lang w:val="hu-HU"/>
        </w:rPr>
      </w:pPr>
      <w:r>
        <w:rPr>
          <w:lang w:val="hu-HU"/>
        </w:rPr>
        <w:t>A Stanford szövegelemző biztosít egy Nemzetközi Függőségi és Stanford Függőségi kimenetet, valamint mondat szerkezetű fákat. Ezek az úgynevezett függőségek úgy is ismertek mint nyelvtani kapcsolatok. A Stanford függőségi reprezentációja úgy volt megtervezve, hogy egy egyszerű leírást nyújtson a mondatban szereplő nyelvtani kapcsolatokról, könnyen megérthető és hatákonyan használható legyen olyan személyek által akik szövegek közti kapcsolatokat akarnak kinyerni anélkül, hogy magass nyelvtani szaktudással rendelkeznének. A jelenlegi Stanford szövegelemző függőségi definiciói megközelitőleg 5</w:t>
      </w:r>
      <w:r>
        <w:rPr>
          <w:lang w:val="en-US"/>
        </w:rPr>
        <w:t xml:space="preserve">0 </w:t>
      </w:r>
      <w:r>
        <w:rPr>
          <w:lang w:val="hu-HU"/>
        </w:rPr>
        <w:t>nyelvtani kapcsolatot tartalmaznak. A függőségek mind bináris kapcsolatok: a nyelvtani kapcsolat két részből áll, a vezető (írányító, fej) és az alárendelt (függő). A függőségi definiciók felhasználják a Penn – Treebank part-of-speech és mondattani címkéket.</w:t>
      </w:r>
    </w:p>
    <w:p w:rsidR="006230B4" w:rsidRPr="006230B4" w:rsidRDefault="006230B4" w:rsidP="006230B4">
      <w:pPr>
        <w:rPr>
          <w:lang w:val="hu-HU"/>
        </w:rPr>
      </w:pPr>
      <w:r>
        <w:rPr>
          <w:lang w:val="hu-HU"/>
        </w:rPr>
        <w:t>Annak érdekében, hogy egy adott szövegben névelemek és tulajdonságok közötti kapcsolatokat megtaláljunk ismernünk kell</w:t>
      </w:r>
      <w:r w:rsidR="00927844">
        <w:rPr>
          <w:lang w:val="hu-HU"/>
        </w:rPr>
        <w:t xml:space="preserve"> a</w:t>
      </w:r>
      <w:r>
        <w:rPr>
          <w:lang w:val="hu-HU"/>
        </w:rPr>
        <w:t xml:space="preserve"> mondatban szereplő szavak közti  kapcsolatokat és a szavak szófaját.</w:t>
      </w:r>
      <w:r w:rsidR="00927844">
        <w:rPr>
          <w:lang w:val="hu-HU"/>
        </w:rPr>
        <w:t xml:space="preserve"> </w:t>
      </w:r>
    </w:p>
    <w:p w:rsidR="00B33E8F" w:rsidRDefault="00D26B55" w:rsidP="00B33E8F">
      <w:pPr>
        <w:pStyle w:val="ListParagraph"/>
        <w:numPr>
          <w:ilvl w:val="0"/>
          <w:numId w:val="3"/>
        </w:numPr>
        <w:rPr>
          <w:lang w:val="hu-HU"/>
        </w:rPr>
      </w:pPr>
      <w:r>
        <w:rPr>
          <w:lang w:val="hu-HU"/>
        </w:rPr>
        <w:t>Elemzési fák</w:t>
      </w:r>
      <w:r w:rsidR="00037308">
        <w:rPr>
          <w:lang w:val="hu-HU"/>
        </w:rPr>
        <w:t xml:space="preserve"> </w:t>
      </w:r>
      <w:sdt>
        <w:sdtPr>
          <w:rPr>
            <w:lang w:val="hu-HU"/>
          </w:rPr>
          <w:id w:val="1433397212"/>
          <w:citation/>
        </w:sdtPr>
        <w:sdtContent>
          <w:r w:rsidR="00037308">
            <w:rPr>
              <w:lang w:val="hu-HU"/>
            </w:rPr>
            <w:fldChar w:fldCharType="begin"/>
          </w:r>
          <w:r w:rsidR="00037308">
            <w:rPr>
              <w:lang w:val="en-US"/>
            </w:rPr>
            <w:instrText xml:space="preserve"> CITATION Sta15 \l 1033 </w:instrText>
          </w:r>
          <w:r w:rsidR="00037308">
            <w:rPr>
              <w:lang w:val="hu-HU"/>
            </w:rPr>
            <w:fldChar w:fldCharType="separate"/>
          </w:r>
          <w:r w:rsidR="00037308" w:rsidRPr="00037308">
            <w:rPr>
              <w:noProof/>
              <w:lang w:val="en-US"/>
            </w:rPr>
            <w:t>[7]</w:t>
          </w:r>
          <w:r w:rsidR="00037308">
            <w:rPr>
              <w:lang w:val="hu-HU"/>
            </w:rPr>
            <w:fldChar w:fldCharType="end"/>
          </w:r>
        </w:sdtContent>
      </w:sdt>
    </w:p>
    <w:p w:rsidR="009E692A" w:rsidRDefault="00B83568" w:rsidP="00B83568">
      <w:pPr>
        <w:rPr>
          <w:lang w:val="hu-HU"/>
        </w:rPr>
      </w:pPr>
      <w:r>
        <w:rPr>
          <w:lang w:val="hu-HU"/>
        </w:rPr>
        <w:t xml:space="preserve">A függőségek ábrázolása a Stanford Parser használata esetében 5 stílusban lehetséges: </w:t>
      </w:r>
    </w:p>
    <w:p w:rsidR="009E692A" w:rsidRPr="009E692A" w:rsidRDefault="009E692A" w:rsidP="009E692A">
      <w:pPr>
        <w:pStyle w:val="ListParagraph"/>
        <w:numPr>
          <w:ilvl w:val="0"/>
          <w:numId w:val="24"/>
        </w:numPr>
        <w:rPr>
          <w:lang w:val="hu-HU"/>
        </w:rPr>
      </w:pPr>
      <w:r w:rsidRPr="009E692A">
        <w:rPr>
          <w:lang w:val="hu-HU"/>
        </w:rPr>
        <w:t>a</w:t>
      </w:r>
      <w:r w:rsidR="00B83568" w:rsidRPr="009E692A">
        <w:rPr>
          <w:lang w:val="hu-HU"/>
        </w:rPr>
        <w:t>lap</w:t>
      </w:r>
    </w:p>
    <w:p w:rsidR="009E692A" w:rsidRPr="009E692A" w:rsidRDefault="00B504B6" w:rsidP="009E692A">
      <w:pPr>
        <w:pStyle w:val="ListParagraph"/>
        <w:numPr>
          <w:ilvl w:val="0"/>
          <w:numId w:val="24"/>
        </w:numPr>
        <w:rPr>
          <w:lang w:val="hu-HU"/>
        </w:rPr>
      </w:pPr>
      <w:r>
        <w:rPr>
          <w:lang w:val="hu-HU"/>
        </w:rPr>
        <w:t>összevont</w:t>
      </w:r>
    </w:p>
    <w:p w:rsidR="009E692A" w:rsidRPr="009E692A" w:rsidRDefault="00B83568" w:rsidP="009E692A">
      <w:pPr>
        <w:pStyle w:val="ListParagraph"/>
        <w:numPr>
          <w:ilvl w:val="0"/>
          <w:numId w:val="24"/>
        </w:numPr>
        <w:rPr>
          <w:lang w:val="hu-HU"/>
        </w:rPr>
      </w:pPr>
      <w:r w:rsidRPr="009E692A">
        <w:rPr>
          <w:lang w:val="hu-HU"/>
        </w:rPr>
        <w:t>pr</w:t>
      </w:r>
      <w:r w:rsidR="00B504B6">
        <w:rPr>
          <w:lang w:val="hu-HU"/>
        </w:rPr>
        <w:t>opagálodó összevont</w:t>
      </w:r>
    </w:p>
    <w:p w:rsidR="009E692A" w:rsidRPr="009E692A" w:rsidRDefault="00B83568" w:rsidP="009E692A">
      <w:pPr>
        <w:pStyle w:val="ListParagraph"/>
        <w:numPr>
          <w:ilvl w:val="0"/>
          <w:numId w:val="24"/>
        </w:numPr>
        <w:rPr>
          <w:lang w:val="hu-HU"/>
        </w:rPr>
      </w:pPr>
      <w:r w:rsidRPr="009E692A">
        <w:rPr>
          <w:lang w:val="hu-HU"/>
        </w:rPr>
        <w:t>ö</w:t>
      </w:r>
      <w:r w:rsidR="009E692A" w:rsidRPr="009E692A">
        <w:rPr>
          <w:lang w:val="hu-HU"/>
        </w:rPr>
        <w:t xml:space="preserve">sszevont fa </w:t>
      </w:r>
      <w:r w:rsidR="00F744C2">
        <w:rPr>
          <w:lang w:val="hu-HU"/>
        </w:rPr>
        <w:t>szerkezetet</w:t>
      </w:r>
      <w:r w:rsidR="009E692A" w:rsidRPr="009E692A">
        <w:rPr>
          <w:lang w:val="hu-HU"/>
        </w:rPr>
        <w:t xml:space="preserve"> megőrző</w:t>
      </w:r>
    </w:p>
    <w:p w:rsidR="00B83568" w:rsidRPr="009E692A" w:rsidRDefault="00B504B6" w:rsidP="009E692A">
      <w:pPr>
        <w:pStyle w:val="ListParagraph"/>
        <w:numPr>
          <w:ilvl w:val="0"/>
          <w:numId w:val="24"/>
        </w:numPr>
        <w:rPr>
          <w:lang w:val="hu-HU"/>
        </w:rPr>
      </w:pPr>
      <w:r>
        <w:rPr>
          <w:lang w:val="hu-HU"/>
        </w:rPr>
        <w:t>nem-összevont</w:t>
      </w:r>
    </w:p>
    <w:p w:rsidR="00AA05A7" w:rsidRDefault="00AA05A7" w:rsidP="00B83568">
      <w:pPr>
        <w:rPr>
          <w:lang w:val="hu-HU"/>
        </w:rPr>
      </w:pPr>
      <w:r>
        <w:rPr>
          <w:lang w:val="hu-HU"/>
        </w:rPr>
        <w:t>A külonböző függőség típusok bemutatására a következő példam</w:t>
      </w:r>
      <w:r w:rsidR="00F744C2">
        <w:rPr>
          <w:lang w:val="hu-HU"/>
        </w:rPr>
        <w:t>o</w:t>
      </w:r>
      <w:r>
        <w:rPr>
          <w:lang w:val="hu-HU"/>
        </w:rPr>
        <w:t>ndatot fogom h</w:t>
      </w:r>
      <w:r w:rsidR="00F744C2">
        <w:rPr>
          <w:lang w:val="hu-HU"/>
        </w:rPr>
        <w:t>a</w:t>
      </w:r>
      <w:r>
        <w:rPr>
          <w:lang w:val="hu-HU"/>
        </w:rPr>
        <w:t>sználni:</w:t>
      </w:r>
    </w:p>
    <w:p w:rsidR="00AA05A7" w:rsidRPr="00AA05A7" w:rsidRDefault="00AA05A7" w:rsidP="00AA05A7">
      <w:pPr>
        <w:rPr>
          <w:lang w:val="en-US"/>
        </w:rPr>
      </w:pPr>
      <w:r>
        <w:rPr>
          <w:lang w:val="en-US"/>
        </w:rPr>
        <w:t>“</w:t>
      </w:r>
      <w:r w:rsidRPr="00AA05A7">
        <w:rPr>
          <w:lang w:val="en-US"/>
        </w:rPr>
        <w:t>Bell, a company which is based in LA, makes and</w:t>
      </w:r>
      <w:r>
        <w:rPr>
          <w:lang w:val="en-US"/>
        </w:rPr>
        <w:t xml:space="preserve"> </w:t>
      </w:r>
      <w:r w:rsidRPr="00AA05A7">
        <w:rPr>
          <w:lang w:val="en-US"/>
        </w:rPr>
        <w:t>distributes computer products.</w:t>
      </w:r>
      <w:r>
        <w:rPr>
          <w:lang w:val="en-US"/>
        </w:rPr>
        <w:t>”</w:t>
      </w:r>
    </w:p>
    <w:p w:rsidR="00B83568" w:rsidRDefault="009E692A" w:rsidP="00B83568">
      <w:pPr>
        <w:rPr>
          <w:lang w:val="hu-HU"/>
        </w:rPr>
      </w:pPr>
      <w:r>
        <w:rPr>
          <w:lang w:val="hu-HU"/>
        </w:rPr>
        <w:t>Az alap függőségek a Penn Treebank által definiált szófaj és frázis címk</w:t>
      </w:r>
      <w:r w:rsidR="00F744C2">
        <w:rPr>
          <w:lang w:val="hu-HU"/>
        </w:rPr>
        <w:t>ézést használják és fa szerkezetet</w:t>
      </w:r>
      <w:r>
        <w:rPr>
          <w:lang w:val="hu-HU"/>
        </w:rPr>
        <w:t xml:space="preserve"> alkotnak. A mondtban mindegyik szó pontosan egy másik dologtól függ, vagy egy másik mondatban szereplő szótól vagy az úgynevezett ROOT-</w:t>
      </w:r>
      <w:r>
        <w:rPr>
          <w:lang w:val="en-US"/>
        </w:rPr>
        <w:t xml:space="preserve">0 </w:t>
      </w:r>
      <w:r>
        <w:rPr>
          <w:lang w:val="hu-HU"/>
        </w:rPr>
        <w:t xml:space="preserve">(gyökér) </w:t>
      </w:r>
      <w:r w:rsidR="003B1A1C">
        <w:rPr>
          <w:lang w:val="hu-HU"/>
        </w:rPr>
        <w:t>kiváló jelölőtől.</w:t>
      </w:r>
    </w:p>
    <w:p w:rsidR="003E7BBA" w:rsidRDefault="003B1A1C" w:rsidP="00B83568">
      <w:pPr>
        <w:rPr>
          <w:lang w:val="hu-HU"/>
        </w:rPr>
      </w:pPr>
      <w:r>
        <w:rPr>
          <w:lang w:val="hu-HU"/>
        </w:rPr>
        <w:lastRenderedPageBreak/>
        <w:t>Az összevont függőségek ábrázolásában, az elöljárószók, kötő</w:t>
      </w:r>
      <w:r w:rsidR="003E7BBA">
        <w:rPr>
          <w:lang w:val="hu-HU"/>
        </w:rPr>
        <w:t>szók, valamint az információk a kapcsolodó hivatkozásokról összevonódnak, hogy a szavak közti közvetlen függőségeket mutassák. Az összevont függőségre megtekinthetjük a következő példát:</w:t>
      </w:r>
    </w:p>
    <w:p w:rsidR="003E7BBA" w:rsidRDefault="00C01777" w:rsidP="00B83568">
      <w:pPr>
        <w:rPr>
          <w:lang w:val="hu-HU"/>
        </w:rPr>
      </w:pPr>
      <w:r w:rsidRPr="00C01777">
        <w:rPr>
          <w:lang w:val="hu-HU"/>
        </w:rPr>
        <w:t>prep(based-7, in-8)</w:t>
      </w:r>
      <w:r w:rsidR="003E7BBA">
        <w:rPr>
          <w:lang w:val="hu-HU"/>
        </w:rPr>
        <w:t xml:space="preserve"> és </w:t>
      </w:r>
      <w:r w:rsidRPr="00C01777">
        <w:rPr>
          <w:lang w:val="hu-HU"/>
        </w:rPr>
        <w:t>pobj(in-8, LA-9)</w:t>
      </w:r>
      <w:r>
        <w:rPr>
          <w:lang w:val="hu-HU"/>
        </w:rPr>
        <w:t xml:space="preserve"> </w:t>
      </w:r>
      <w:r w:rsidR="003E7BBA">
        <w:rPr>
          <w:lang w:val="hu-HU"/>
        </w:rPr>
        <w:t xml:space="preserve">helyett </w:t>
      </w:r>
      <w:r>
        <w:rPr>
          <w:lang w:val="hu-HU"/>
        </w:rPr>
        <w:t>prep_</w:t>
      </w:r>
      <w:r w:rsidRPr="00C01777">
        <w:rPr>
          <w:lang w:val="hu-HU"/>
        </w:rPr>
        <w:t>in(based-7, LA-9)</w:t>
      </w:r>
      <w:r>
        <w:rPr>
          <w:lang w:val="hu-HU"/>
        </w:rPr>
        <w:t>.</w:t>
      </w:r>
    </w:p>
    <w:p w:rsidR="003E7BBA" w:rsidRDefault="003E7BBA" w:rsidP="00B83568">
      <w:pPr>
        <w:rPr>
          <w:lang w:val="en-US"/>
        </w:rPr>
      </w:pPr>
      <w:r>
        <w:rPr>
          <w:lang w:val="hu-HU"/>
        </w:rPr>
        <w:t>A propagálodó összevont függőségek</w:t>
      </w:r>
      <w:r w:rsidR="00AA05A7">
        <w:rPr>
          <w:lang w:val="hu-HU"/>
        </w:rPr>
        <w:t xml:space="preserve"> esetben, azokban a mondatokban ahol létezik kötőszó, a függőség propagálodik a kötőszó által összekötött szavakra. A mi példamondatunk esetében a két ige közötti kötőszó miatt, az összevont függőség</w:t>
      </w:r>
      <w:r w:rsidR="00F5681B">
        <w:rPr>
          <w:lang w:val="hu-HU"/>
        </w:rPr>
        <w:t xml:space="preserve">hez két új függőséget kéne létrehozzon. A két ige </w:t>
      </w:r>
      <w:r w:rsidR="00F5681B">
        <w:rPr>
          <w:lang w:val="en-US"/>
        </w:rPr>
        <w:t>“makes”  és “distribute” között levő kötöszó miatt, az alany és tárgy kapcsolat ami a kötőszó első elemére, a “makes”-re, vontakozik tovább kéne propagálodjon a kötőszó második elemére is, a “distribute” –re:</w:t>
      </w:r>
    </w:p>
    <w:p w:rsidR="00F5681B" w:rsidRDefault="00F5681B" w:rsidP="00B83568">
      <w:pPr>
        <w:rPr>
          <w:lang w:val="en-US"/>
        </w:rPr>
      </w:pPr>
      <w:r w:rsidRPr="00F5681B">
        <w:rPr>
          <w:lang w:val="en-US"/>
        </w:rPr>
        <w:t>nsubj(makes-11, Bell-1)</w:t>
      </w:r>
      <w:r>
        <w:rPr>
          <w:lang w:val="en-US"/>
        </w:rPr>
        <w:tab/>
      </w:r>
      <w:r>
        <w:rPr>
          <w:lang w:val="en-US"/>
        </w:rPr>
        <w:tab/>
        <w:t>propagált függőség</w:t>
      </w:r>
      <w:r>
        <w:rPr>
          <w:lang w:val="en-US"/>
        </w:rPr>
        <w:tab/>
      </w:r>
      <w:r w:rsidRPr="00F5681B">
        <w:rPr>
          <w:lang w:val="en-US"/>
        </w:rPr>
        <w:t>nsubj(distributes-13, Bell-1)</w:t>
      </w:r>
    </w:p>
    <w:p w:rsidR="00F5681B" w:rsidRDefault="00F5681B" w:rsidP="00B83568">
      <w:pPr>
        <w:rPr>
          <w:lang w:val="en-US"/>
        </w:rPr>
      </w:pPr>
      <w:r w:rsidRPr="00F5681B">
        <w:rPr>
          <w:lang w:val="en-US"/>
        </w:rPr>
        <w:t>dobj(makes-11, products-15)</w:t>
      </w:r>
      <w:r>
        <w:rPr>
          <w:lang w:val="en-US"/>
        </w:rPr>
        <w:tab/>
      </w:r>
      <w:r>
        <w:rPr>
          <w:lang w:val="en-US"/>
        </w:rPr>
        <w:tab/>
      </w:r>
      <w:r>
        <w:rPr>
          <w:lang w:val="en-US"/>
        </w:rPr>
        <w:tab/>
      </w:r>
      <w:r>
        <w:rPr>
          <w:lang w:val="en-US"/>
        </w:rPr>
        <w:tab/>
      </w:r>
      <w:r>
        <w:rPr>
          <w:lang w:val="en-US"/>
        </w:rPr>
        <w:tab/>
      </w:r>
      <w:r w:rsidRPr="00F5681B">
        <w:rPr>
          <w:lang w:val="en-US"/>
        </w:rPr>
        <w:t>dobj(distributes-13, products-15)</w:t>
      </w:r>
    </w:p>
    <w:p w:rsidR="00F5681B" w:rsidRDefault="00B504B6" w:rsidP="00B83568">
      <w:pPr>
        <w:rPr>
          <w:lang w:val="en-US"/>
        </w:rPr>
      </w:pPr>
      <w:r>
        <w:rPr>
          <w:lang w:val="en-US"/>
        </w:rPr>
        <w:t>Mivel ez az ábrázolás egy kibővítése az összevont függőségnek,ezér</w:t>
      </w:r>
      <w:r w:rsidR="00F744C2">
        <w:rPr>
          <w:lang w:val="en-US"/>
        </w:rPr>
        <w:t>t nem garantált a fa szerkezetű</w:t>
      </w:r>
      <w:r>
        <w:rPr>
          <w:lang w:val="en-US"/>
        </w:rPr>
        <w:t xml:space="preserve"> ábrázolás.</w:t>
      </w:r>
    </w:p>
    <w:p w:rsidR="003B1A1C" w:rsidRDefault="00B504B6" w:rsidP="00B83568">
      <w:pPr>
        <w:rPr>
          <w:lang w:val="en-US"/>
        </w:rPr>
      </w:pPr>
      <w:r>
        <w:rPr>
          <w:lang w:val="en-US"/>
        </w:rPr>
        <w:t xml:space="preserve">Az összevont fa </w:t>
      </w:r>
      <w:r w:rsidR="00F744C2">
        <w:rPr>
          <w:lang w:val="en-US"/>
        </w:rPr>
        <w:t>szerkezet</w:t>
      </w:r>
      <w:r w:rsidR="00F744C2">
        <w:rPr>
          <w:lang w:val="hu-HU"/>
        </w:rPr>
        <w:t>et</w:t>
      </w:r>
      <w:r>
        <w:rPr>
          <w:lang w:val="en-US"/>
        </w:rPr>
        <w:t xml:space="preserve"> megörző ábrázolásban azok a függőségek amelyek nem biztosítják a fa </w:t>
      </w:r>
      <w:r w:rsidR="00F744C2">
        <w:rPr>
          <w:lang w:val="en-US"/>
        </w:rPr>
        <w:t>szerkezetnek</w:t>
      </w:r>
      <w:r>
        <w:rPr>
          <w:lang w:val="en-US"/>
        </w:rPr>
        <w:t xml:space="preserve"> </w:t>
      </w:r>
      <w:r w:rsidR="009B7355">
        <w:rPr>
          <w:lang w:val="en-US"/>
        </w:rPr>
        <w:t>a megőrzését ki fognak maradni.</w:t>
      </w:r>
    </w:p>
    <w:p w:rsidR="003356CC" w:rsidRDefault="003356CC" w:rsidP="00B83568">
      <w:pPr>
        <w:rPr>
          <w:lang w:val="en-US"/>
        </w:rPr>
      </w:pPr>
      <w:r>
        <w:rPr>
          <w:lang w:val="en-US"/>
        </w:rPr>
        <w:t>A nem-összevont ábrázolás tartalmazza az alap függőségi ábrázolást és az extra ábrázolásokat is, melyek elrontják a fa strukturát, viszont nem propagál és össze sem von semmiféle kapcsolatokat.</w:t>
      </w:r>
    </w:p>
    <w:p w:rsidR="00206B4E" w:rsidRDefault="00206B4E" w:rsidP="00206B4E">
      <w:pPr>
        <w:pStyle w:val="Tablazatfeliratozas"/>
      </w:pPr>
      <w:r>
        <w:fldChar w:fldCharType="begin"/>
      </w:r>
      <w:r>
        <w:instrText xml:space="preserve"> SEQ táblázat \* ARABIC </w:instrText>
      </w:r>
      <w:r>
        <w:fldChar w:fldCharType="separate"/>
      </w:r>
      <w:r>
        <w:rPr>
          <w:noProof/>
        </w:rPr>
        <w:t>2</w:t>
      </w:r>
      <w:r>
        <w:fldChar w:fldCharType="end"/>
      </w:r>
      <w:r>
        <w:t>. Stanford Parser függőségi ábrázolások</w:t>
      </w:r>
    </w:p>
    <w:tbl>
      <w:tblPr>
        <w:tblStyle w:val="TableGrid"/>
        <w:tblW w:w="9921" w:type="dxa"/>
        <w:tblLayout w:type="fixed"/>
        <w:tblLook w:val="04A0" w:firstRow="1" w:lastRow="0" w:firstColumn="1" w:lastColumn="0" w:noHBand="0" w:noVBand="1"/>
      </w:tblPr>
      <w:tblGrid>
        <w:gridCol w:w="1803"/>
        <w:gridCol w:w="2105"/>
        <w:gridCol w:w="2105"/>
        <w:gridCol w:w="2105"/>
        <w:gridCol w:w="1803"/>
      </w:tblGrid>
      <w:tr w:rsidR="006829FD" w:rsidRPr="006829FD" w:rsidTr="00AC320B">
        <w:tc>
          <w:tcPr>
            <w:tcW w:w="1803" w:type="dxa"/>
          </w:tcPr>
          <w:p w:rsidR="009B7355" w:rsidRPr="006829FD" w:rsidRDefault="009B7355" w:rsidP="000A6F5A">
            <w:pPr>
              <w:jc w:val="center"/>
              <w:rPr>
                <w:sz w:val="16"/>
                <w:szCs w:val="16"/>
                <w:lang w:val="en-US"/>
              </w:rPr>
            </w:pPr>
            <w:r w:rsidRPr="006829FD">
              <w:rPr>
                <w:sz w:val="16"/>
                <w:szCs w:val="16"/>
                <w:lang w:val="en-US"/>
              </w:rPr>
              <w:t>Alap</w:t>
            </w:r>
          </w:p>
        </w:tc>
        <w:tc>
          <w:tcPr>
            <w:tcW w:w="2105" w:type="dxa"/>
          </w:tcPr>
          <w:p w:rsidR="009B7355" w:rsidRPr="006829FD" w:rsidRDefault="009B7355" w:rsidP="000A6F5A">
            <w:pPr>
              <w:jc w:val="center"/>
              <w:rPr>
                <w:sz w:val="16"/>
                <w:szCs w:val="16"/>
                <w:lang w:val="en-US"/>
              </w:rPr>
            </w:pPr>
            <w:r w:rsidRPr="006829FD">
              <w:rPr>
                <w:sz w:val="16"/>
                <w:szCs w:val="16"/>
                <w:lang w:val="en-US"/>
              </w:rPr>
              <w:t>Összevont</w:t>
            </w:r>
          </w:p>
        </w:tc>
        <w:tc>
          <w:tcPr>
            <w:tcW w:w="2105" w:type="dxa"/>
          </w:tcPr>
          <w:p w:rsidR="009B7355" w:rsidRPr="006829FD" w:rsidRDefault="003356CC" w:rsidP="000A6F5A">
            <w:pPr>
              <w:jc w:val="center"/>
              <w:rPr>
                <w:sz w:val="16"/>
                <w:szCs w:val="16"/>
                <w:lang w:val="en-US"/>
              </w:rPr>
            </w:pPr>
            <w:r>
              <w:rPr>
                <w:sz w:val="16"/>
                <w:szCs w:val="16"/>
                <w:lang w:val="en-US"/>
              </w:rPr>
              <w:t>Propagálodó összevont</w:t>
            </w:r>
          </w:p>
        </w:tc>
        <w:tc>
          <w:tcPr>
            <w:tcW w:w="2105" w:type="dxa"/>
          </w:tcPr>
          <w:p w:rsidR="009B7355" w:rsidRPr="006829FD" w:rsidRDefault="009B7355" w:rsidP="000A6F5A">
            <w:pPr>
              <w:jc w:val="center"/>
              <w:rPr>
                <w:sz w:val="16"/>
                <w:szCs w:val="16"/>
                <w:lang w:val="en-US"/>
              </w:rPr>
            </w:pPr>
            <w:r w:rsidRPr="006829FD">
              <w:rPr>
                <w:sz w:val="16"/>
                <w:szCs w:val="16"/>
                <w:lang w:val="en-US"/>
              </w:rPr>
              <w:t>Összevont fa</w:t>
            </w:r>
          </w:p>
        </w:tc>
        <w:tc>
          <w:tcPr>
            <w:tcW w:w="1803" w:type="dxa"/>
          </w:tcPr>
          <w:p w:rsidR="009B7355" w:rsidRPr="006829FD" w:rsidRDefault="009B7355" w:rsidP="000A6F5A">
            <w:pPr>
              <w:jc w:val="center"/>
              <w:rPr>
                <w:sz w:val="16"/>
                <w:szCs w:val="16"/>
                <w:lang w:val="en-US"/>
              </w:rPr>
            </w:pPr>
            <w:r w:rsidRPr="006829FD">
              <w:rPr>
                <w:sz w:val="16"/>
                <w:szCs w:val="16"/>
                <w:lang w:val="en-US"/>
              </w:rPr>
              <w:t>Nem-összevont</w:t>
            </w:r>
          </w:p>
        </w:tc>
      </w:tr>
      <w:tr w:rsidR="006829FD" w:rsidRPr="006829FD" w:rsidTr="00AC320B">
        <w:tc>
          <w:tcPr>
            <w:tcW w:w="1803" w:type="dxa"/>
          </w:tcPr>
          <w:p w:rsidR="006829FD" w:rsidRPr="006829FD" w:rsidRDefault="006829FD" w:rsidP="00B83568">
            <w:pPr>
              <w:rPr>
                <w:sz w:val="16"/>
                <w:szCs w:val="16"/>
                <w:lang w:val="en-US"/>
              </w:rPr>
            </w:pPr>
            <w:r w:rsidRPr="006829FD">
              <w:rPr>
                <w:sz w:val="16"/>
                <w:szCs w:val="16"/>
                <w:lang w:val="en-US"/>
              </w:rPr>
              <w:t>nsubj(makes,Bell)</w:t>
            </w:r>
          </w:p>
        </w:tc>
        <w:tc>
          <w:tcPr>
            <w:tcW w:w="2105" w:type="dxa"/>
          </w:tcPr>
          <w:p w:rsidR="006829FD" w:rsidRPr="006829FD" w:rsidRDefault="006829FD" w:rsidP="009B7355">
            <w:pPr>
              <w:rPr>
                <w:sz w:val="16"/>
                <w:szCs w:val="16"/>
                <w:lang w:val="en-US"/>
              </w:rPr>
            </w:pPr>
            <w:r w:rsidRPr="006829FD">
              <w:rPr>
                <w:sz w:val="16"/>
                <w:szCs w:val="16"/>
                <w:lang w:val="en-US"/>
              </w:rPr>
              <w:t>nsubj(makes,Bell)</w:t>
            </w:r>
          </w:p>
        </w:tc>
        <w:tc>
          <w:tcPr>
            <w:tcW w:w="2105" w:type="dxa"/>
          </w:tcPr>
          <w:p w:rsidR="006829FD" w:rsidRPr="006829FD" w:rsidRDefault="006829FD" w:rsidP="00F66167">
            <w:pPr>
              <w:rPr>
                <w:sz w:val="16"/>
                <w:szCs w:val="16"/>
                <w:lang w:val="en-US"/>
              </w:rPr>
            </w:pPr>
            <w:r w:rsidRPr="006829FD">
              <w:rPr>
                <w:sz w:val="16"/>
                <w:szCs w:val="16"/>
                <w:lang w:val="en-US"/>
              </w:rPr>
              <w:t>nsubj(makes,Bell)</w:t>
            </w:r>
          </w:p>
        </w:tc>
        <w:tc>
          <w:tcPr>
            <w:tcW w:w="2105" w:type="dxa"/>
          </w:tcPr>
          <w:p w:rsidR="006829FD" w:rsidRPr="006829FD" w:rsidRDefault="006829FD" w:rsidP="00F66167">
            <w:pPr>
              <w:rPr>
                <w:sz w:val="16"/>
                <w:szCs w:val="16"/>
                <w:lang w:val="en-US"/>
              </w:rPr>
            </w:pPr>
            <w:r w:rsidRPr="006829FD">
              <w:rPr>
                <w:sz w:val="16"/>
                <w:szCs w:val="16"/>
                <w:lang w:val="en-US"/>
              </w:rPr>
              <w:t>nsubj(makes,Bell)</w:t>
            </w:r>
          </w:p>
        </w:tc>
        <w:tc>
          <w:tcPr>
            <w:tcW w:w="1803" w:type="dxa"/>
          </w:tcPr>
          <w:p w:rsidR="006829FD" w:rsidRPr="006829FD" w:rsidRDefault="006829FD" w:rsidP="00F66167">
            <w:pPr>
              <w:rPr>
                <w:sz w:val="16"/>
                <w:szCs w:val="16"/>
                <w:lang w:val="en-US"/>
              </w:rPr>
            </w:pPr>
            <w:r w:rsidRPr="006829FD">
              <w:rPr>
                <w:sz w:val="16"/>
                <w:szCs w:val="16"/>
                <w:lang w:val="en-US"/>
              </w:rPr>
              <w:t>nsubj(makes,Bell)</w:t>
            </w:r>
          </w:p>
        </w:tc>
      </w:tr>
      <w:tr w:rsidR="006829FD" w:rsidRPr="006829FD" w:rsidTr="00AC320B">
        <w:tc>
          <w:tcPr>
            <w:tcW w:w="1803" w:type="dxa"/>
          </w:tcPr>
          <w:p w:rsidR="006829FD" w:rsidRPr="006829FD" w:rsidRDefault="006829FD" w:rsidP="00B83568">
            <w:pPr>
              <w:rPr>
                <w:sz w:val="16"/>
                <w:szCs w:val="16"/>
                <w:lang w:val="en-US"/>
              </w:rPr>
            </w:pPr>
          </w:p>
        </w:tc>
        <w:tc>
          <w:tcPr>
            <w:tcW w:w="2105" w:type="dxa"/>
          </w:tcPr>
          <w:p w:rsidR="006829FD" w:rsidRPr="006829FD" w:rsidRDefault="006829FD" w:rsidP="00B83568">
            <w:pPr>
              <w:rPr>
                <w:sz w:val="16"/>
                <w:szCs w:val="16"/>
                <w:lang w:val="en-US"/>
              </w:rPr>
            </w:pPr>
          </w:p>
        </w:tc>
        <w:tc>
          <w:tcPr>
            <w:tcW w:w="2105" w:type="dxa"/>
          </w:tcPr>
          <w:p w:rsidR="006829FD" w:rsidRPr="006829FD" w:rsidRDefault="006829FD" w:rsidP="006829FD">
            <w:pPr>
              <w:rPr>
                <w:sz w:val="16"/>
                <w:szCs w:val="16"/>
                <w:lang w:val="en-US"/>
              </w:rPr>
            </w:pPr>
            <w:r w:rsidRPr="006829FD">
              <w:rPr>
                <w:sz w:val="16"/>
                <w:szCs w:val="16"/>
                <w:lang w:val="en-US"/>
              </w:rPr>
              <w:t>nsubj(distibutes,Bell)</w:t>
            </w:r>
          </w:p>
        </w:tc>
        <w:tc>
          <w:tcPr>
            <w:tcW w:w="2105" w:type="dxa"/>
          </w:tcPr>
          <w:p w:rsidR="006829FD" w:rsidRPr="006829FD" w:rsidRDefault="006829FD" w:rsidP="00B83568">
            <w:pPr>
              <w:rPr>
                <w:sz w:val="16"/>
                <w:szCs w:val="16"/>
                <w:lang w:val="en-US"/>
              </w:rPr>
            </w:pPr>
          </w:p>
        </w:tc>
        <w:tc>
          <w:tcPr>
            <w:tcW w:w="1803" w:type="dxa"/>
          </w:tcPr>
          <w:p w:rsidR="006829FD" w:rsidRPr="006829FD" w:rsidRDefault="006829FD" w:rsidP="00F66167">
            <w:pPr>
              <w:rPr>
                <w:sz w:val="16"/>
                <w:szCs w:val="16"/>
                <w:lang w:val="en-US"/>
              </w:rPr>
            </w:pPr>
          </w:p>
        </w:tc>
      </w:tr>
      <w:tr w:rsidR="006829FD" w:rsidRPr="006829FD" w:rsidTr="00AC320B">
        <w:tc>
          <w:tcPr>
            <w:tcW w:w="1803" w:type="dxa"/>
          </w:tcPr>
          <w:p w:rsidR="006829FD" w:rsidRPr="006829FD" w:rsidRDefault="006829FD" w:rsidP="00B83568">
            <w:pPr>
              <w:rPr>
                <w:sz w:val="16"/>
                <w:szCs w:val="16"/>
                <w:lang w:val="en-US"/>
              </w:rPr>
            </w:pPr>
            <w:r w:rsidRPr="006829FD">
              <w:rPr>
                <w:sz w:val="16"/>
                <w:szCs w:val="16"/>
                <w:lang w:val="en-US"/>
              </w:rPr>
              <w:t>det(company,a)</w:t>
            </w:r>
          </w:p>
        </w:tc>
        <w:tc>
          <w:tcPr>
            <w:tcW w:w="2105" w:type="dxa"/>
          </w:tcPr>
          <w:p w:rsidR="006829FD" w:rsidRPr="006829FD" w:rsidRDefault="006829FD" w:rsidP="009B7355">
            <w:pPr>
              <w:rPr>
                <w:sz w:val="16"/>
                <w:szCs w:val="16"/>
                <w:lang w:val="en-US"/>
              </w:rPr>
            </w:pPr>
            <w:r w:rsidRPr="006829FD">
              <w:rPr>
                <w:sz w:val="16"/>
                <w:szCs w:val="16"/>
                <w:lang w:val="en-US"/>
              </w:rPr>
              <w:t>det(company,a)</w:t>
            </w:r>
          </w:p>
        </w:tc>
        <w:tc>
          <w:tcPr>
            <w:tcW w:w="2105" w:type="dxa"/>
          </w:tcPr>
          <w:p w:rsidR="006829FD" w:rsidRPr="006829FD" w:rsidRDefault="006829FD" w:rsidP="00F66167">
            <w:pPr>
              <w:rPr>
                <w:sz w:val="16"/>
                <w:szCs w:val="16"/>
                <w:lang w:val="en-US"/>
              </w:rPr>
            </w:pPr>
            <w:r w:rsidRPr="006829FD">
              <w:rPr>
                <w:sz w:val="16"/>
                <w:szCs w:val="16"/>
                <w:lang w:val="en-US"/>
              </w:rPr>
              <w:t>det(company,a)</w:t>
            </w:r>
          </w:p>
        </w:tc>
        <w:tc>
          <w:tcPr>
            <w:tcW w:w="2105" w:type="dxa"/>
          </w:tcPr>
          <w:p w:rsidR="006829FD" w:rsidRPr="006829FD" w:rsidRDefault="006829FD" w:rsidP="00F66167">
            <w:pPr>
              <w:rPr>
                <w:sz w:val="16"/>
                <w:szCs w:val="16"/>
                <w:lang w:val="en-US"/>
              </w:rPr>
            </w:pPr>
            <w:r w:rsidRPr="006829FD">
              <w:rPr>
                <w:sz w:val="16"/>
                <w:szCs w:val="16"/>
                <w:lang w:val="en-US"/>
              </w:rPr>
              <w:t>det(company,a)</w:t>
            </w:r>
          </w:p>
        </w:tc>
        <w:tc>
          <w:tcPr>
            <w:tcW w:w="1803" w:type="dxa"/>
          </w:tcPr>
          <w:p w:rsidR="006829FD" w:rsidRPr="006829FD" w:rsidRDefault="006829FD" w:rsidP="00F66167">
            <w:pPr>
              <w:rPr>
                <w:sz w:val="16"/>
                <w:szCs w:val="16"/>
                <w:lang w:val="en-US"/>
              </w:rPr>
            </w:pPr>
            <w:r w:rsidRPr="006829FD">
              <w:rPr>
                <w:sz w:val="16"/>
                <w:szCs w:val="16"/>
                <w:lang w:val="en-US"/>
              </w:rPr>
              <w:t>det(company,a)</w:t>
            </w:r>
          </w:p>
        </w:tc>
      </w:tr>
      <w:tr w:rsidR="006829FD" w:rsidRPr="006829FD" w:rsidTr="00AC320B">
        <w:tc>
          <w:tcPr>
            <w:tcW w:w="1803" w:type="dxa"/>
          </w:tcPr>
          <w:p w:rsidR="006829FD" w:rsidRPr="006829FD" w:rsidRDefault="006829FD" w:rsidP="00B83568">
            <w:pPr>
              <w:rPr>
                <w:sz w:val="16"/>
                <w:szCs w:val="16"/>
                <w:lang w:val="en-US"/>
              </w:rPr>
            </w:pPr>
            <w:r w:rsidRPr="006829FD">
              <w:rPr>
                <w:sz w:val="16"/>
                <w:szCs w:val="16"/>
                <w:lang w:val="en-US"/>
              </w:rPr>
              <w:t>appos(Bell,company)</w:t>
            </w:r>
          </w:p>
        </w:tc>
        <w:tc>
          <w:tcPr>
            <w:tcW w:w="2105" w:type="dxa"/>
          </w:tcPr>
          <w:p w:rsidR="006829FD" w:rsidRPr="006829FD" w:rsidRDefault="006829FD" w:rsidP="009B7355">
            <w:pPr>
              <w:rPr>
                <w:sz w:val="16"/>
                <w:szCs w:val="16"/>
                <w:lang w:val="en-US"/>
              </w:rPr>
            </w:pPr>
            <w:r w:rsidRPr="006829FD">
              <w:rPr>
                <w:sz w:val="16"/>
                <w:szCs w:val="16"/>
                <w:lang w:val="en-US"/>
              </w:rPr>
              <w:t>appos(Bell,company)</w:t>
            </w:r>
          </w:p>
        </w:tc>
        <w:tc>
          <w:tcPr>
            <w:tcW w:w="2105" w:type="dxa"/>
          </w:tcPr>
          <w:p w:rsidR="006829FD" w:rsidRPr="006829FD" w:rsidRDefault="006829FD" w:rsidP="00F66167">
            <w:pPr>
              <w:rPr>
                <w:sz w:val="16"/>
                <w:szCs w:val="16"/>
                <w:lang w:val="en-US"/>
              </w:rPr>
            </w:pPr>
            <w:r w:rsidRPr="006829FD">
              <w:rPr>
                <w:sz w:val="16"/>
                <w:szCs w:val="16"/>
                <w:lang w:val="en-US"/>
              </w:rPr>
              <w:t>appos(Bell,company)</w:t>
            </w:r>
          </w:p>
        </w:tc>
        <w:tc>
          <w:tcPr>
            <w:tcW w:w="2105" w:type="dxa"/>
          </w:tcPr>
          <w:p w:rsidR="006829FD" w:rsidRPr="006829FD" w:rsidRDefault="006829FD" w:rsidP="00F66167">
            <w:pPr>
              <w:rPr>
                <w:sz w:val="16"/>
                <w:szCs w:val="16"/>
                <w:lang w:val="en-US"/>
              </w:rPr>
            </w:pPr>
            <w:r w:rsidRPr="006829FD">
              <w:rPr>
                <w:sz w:val="16"/>
                <w:szCs w:val="16"/>
                <w:lang w:val="en-US"/>
              </w:rPr>
              <w:t>appos(Bell,company)</w:t>
            </w:r>
          </w:p>
        </w:tc>
        <w:tc>
          <w:tcPr>
            <w:tcW w:w="1803" w:type="dxa"/>
          </w:tcPr>
          <w:p w:rsidR="006829FD" w:rsidRPr="006829FD" w:rsidRDefault="006829FD" w:rsidP="00F66167">
            <w:pPr>
              <w:rPr>
                <w:sz w:val="16"/>
                <w:szCs w:val="16"/>
                <w:lang w:val="en-US"/>
              </w:rPr>
            </w:pPr>
            <w:r w:rsidRPr="006829FD">
              <w:rPr>
                <w:sz w:val="16"/>
                <w:szCs w:val="16"/>
                <w:lang w:val="en-US"/>
              </w:rPr>
              <w:t>appos(Bell,company)</w:t>
            </w:r>
          </w:p>
        </w:tc>
      </w:tr>
      <w:tr w:rsidR="00AC320B" w:rsidRPr="006829FD" w:rsidTr="00AC320B">
        <w:tc>
          <w:tcPr>
            <w:tcW w:w="1803" w:type="dxa"/>
          </w:tcPr>
          <w:p w:rsidR="00AC320B" w:rsidRPr="006829FD" w:rsidRDefault="00AC320B" w:rsidP="00B83568">
            <w:pPr>
              <w:rPr>
                <w:sz w:val="16"/>
                <w:szCs w:val="16"/>
                <w:lang w:val="en-US"/>
              </w:rPr>
            </w:pPr>
          </w:p>
        </w:tc>
        <w:tc>
          <w:tcPr>
            <w:tcW w:w="2105" w:type="dxa"/>
          </w:tcPr>
          <w:p w:rsidR="00AC320B" w:rsidRPr="006829FD" w:rsidRDefault="00AC320B" w:rsidP="006829FD">
            <w:pPr>
              <w:rPr>
                <w:sz w:val="16"/>
                <w:szCs w:val="16"/>
                <w:lang w:val="en-US"/>
              </w:rPr>
            </w:pPr>
          </w:p>
        </w:tc>
        <w:tc>
          <w:tcPr>
            <w:tcW w:w="2105" w:type="dxa"/>
          </w:tcPr>
          <w:p w:rsidR="00AC320B" w:rsidRPr="006829FD" w:rsidRDefault="00AC320B" w:rsidP="006829FD">
            <w:pPr>
              <w:rPr>
                <w:sz w:val="16"/>
                <w:szCs w:val="16"/>
                <w:lang w:val="en-US"/>
              </w:rPr>
            </w:pPr>
          </w:p>
        </w:tc>
        <w:tc>
          <w:tcPr>
            <w:tcW w:w="2105" w:type="dxa"/>
          </w:tcPr>
          <w:p w:rsidR="00AC320B" w:rsidRPr="006829FD" w:rsidRDefault="00AC320B" w:rsidP="00F66167">
            <w:pPr>
              <w:rPr>
                <w:sz w:val="16"/>
                <w:szCs w:val="16"/>
                <w:lang w:val="en-US"/>
              </w:rPr>
            </w:pPr>
          </w:p>
        </w:tc>
        <w:tc>
          <w:tcPr>
            <w:tcW w:w="1803" w:type="dxa"/>
          </w:tcPr>
          <w:p w:rsidR="00AC320B" w:rsidRPr="006829FD" w:rsidRDefault="00AC320B" w:rsidP="00F66167">
            <w:pPr>
              <w:rPr>
                <w:sz w:val="16"/>
                <w:szCs w:val="16"/>
                <w:lang w:val="en-US"/>
              </w:rPr>
            </w:pPr>
            <w:r>
              <w:rPr>
                <w:sz w:val="16"/>
                <w:szCs w:val="16"/>
                <w:lang w:val="en-US"/>
              </w:rPr>
              <w:t>ref(company,which)</w:t>
            </w:r>
          </w:p>
        </w:tc>
      </w:tr>
      <w:tr w:rsidR="00AC320B" w:rsidRPr="006829FD" w:rsidTr="00AC320B">
        <w:tc>
          <w:tcPr>
            <w:tcW w:w="1803" w:type="dxa"/>
          </w:tcPr>
          <w:p w:rsidR="00AC320B" w:rsidRPr="006829FD" w:rsidRDefault="00AC320B" w:rsidP="00B83568">
            <w:pPr>
              <w:rPr>
                <w:sz w:val="16"/>
                <w:szCs w:val="16"/>
                <w:lang w:val="en-US"/>
              </w:rPr>
            </w:pPr>
            <w:r w:rsidRPr="006829FD">
              <w:rPr>
                <w:sz w:val="16"/>
                <w:szCs w:val="16"/>
                <w:lang w:val="en-US"/>
              </w:rPr>
              <w:t>nsubjpass(based,wich)</w:t>
            </w:r>
          </w:p>
        </w:tc>
        <w:tc>
          <w:tcPr>
            <w:tcW w:w="2105" w:type="dxa"/>
          </w:tcPr>
          <w:p w:rsidR="00AC320B" w:rsidRPr="006829FD" w:rsidRDefault="00AC320B" w:rsidP="006829FD">
            <w:pPr>
              <w:rPr>
                <w:sz w:val="16"/>
                <w:szCs w:val="16"/>
                <w:lang w:val="en-US"/>
              </w:rPr>
            </w:pPr>
            <w:r w:rsidRPr="006829FD">
              <w:rPr>
                <w:sz w:val="16"/>
                <w:szCs w:val="16"/>
                <w:lang w:val="en-US"/>
              </w:rPr>
              <w:t>nsubjpass(based,company)</w:t>
            </w:r>
          </w:p>
        </w:tc>
        <w:tc>
          <w:tcPr>
            <w:tcW w:w="2105" w:type="dxa"/>
          </w:tcPr>
          <w:p w:rsidR="00AC320B" w:rsidRPr="006829FD" w:rsidRDefault="00AC320B" w:rsidP="006829FD">
            <w:pPr>
              <w:rPr>
                <w:sz w:val="16"/>
                <w:szCs w:val="16"/>
                <w:lang w:val="en-US"/>
              </w:rPr>
            </w:pPr>
            <w:r w:rsidRPr="006829FD">
              <w:rPr>
                <w:sz w:val="16"/>
                <w:szCs w:val="16"/>
                <w:lang w:val="en-US"/>
              </w:rPr>
              <w:t>nsubjpass(based,company)</w:t>
            </w:r>
          </w:p>
        </w:tc>
        <w:tc>
          <w:tcPr>
            <w:tcW w:w="2105" w:type="dxa"/>
          </w:tcPr>
          <w:p w:rsidR="00AC320B" w:rsidRPr="006829FD" w:rsidRDefault="00AC320B" w:rsidP="00F66167">
            <w:pPr>
              <w:rPr>
                <w:sz w:val="16"/>
                <w:szCs w:val="16"/>
                <w:lang w:val="en-US"/>
              </w:rPr>
            </w:pPr>
            <w:r w:rsidRPr="006829FD">
              <w:rPr>
                <w:sz w:val="16"/>
                <w:szCs w:val="16"/>
                <w:lang w:val="en-US"/>
              </w:rPr>
              <w:t>nsubjpass(based,company)</w:t>
            </w:r>
          </w:p>
        </w:tc>
        <w:tc>
          <w:tcPr>
            <w:tcW w:w="1803" w:type="dxa"/>
          </w:tcPr>
          <w:p w:rsidR="00AC320B" w:rsidRPr="006829FD" w:rsidRDefault="00AC320B" w:rsidP="00F66167">
            <w:pPr>
              <w:rPr>
                <w:sz w:val="16"/>
                <w:szCs w:val="16"/>
                <w:lang w:val="en-US"/>
              </w:rPr>
            </w:pPr>
            <w:r w:rsidRPr="006829FD">
              <w:rPr>
                <w:sz w:val="16"/>
                <w:szCs w:val="16"/>
                <w:lang w:val="en-US"/>
              </w:rPr>
              <w:t>nsubjpass(based,wich)</w:t>
            </w:r>
          </w:p>
        </w:tc>
      </w:tr>
      <w:tr w:rsidR="00AC320B" w:rsidRPr="006829FD" w:rsidTr="00AC320B">
        <w:tc>
          <w:tcPr>
            <w:tcW w:w="1803" w:type="dxa"/>
          </w:tcPr>
          <w:p w:rsidR="00AC320B" w:rsidRPr="006829FD" w:rsidRDefault="00AC320B" w:rsidP="00B83568">
            <w:pPr>
              <w:rPr>
                <w:sz w:val="16"/>
                <w:szCs w:val="16"/>
                <w:lang w:val="en-US"/>
              </w:rPr>
            </w:pPr>
            <w:r w:rsidRPr="006829FD">
              <w:rPr>
                <w:sz w:val="16"/>
                <w:szCs w:val="16"/>
                <w:lang w:val="en-US"/>
              </w:rPr>
              <w:t>auxpass(based,is)</w:t>
            </w:r>
          </w:p>
        </w:tc>
        <w:tc>
          <w:tcPr>
            <w:tcW w:w="2105" w:type="dxa"/>
          </w:tcPr>
          <w:p w:rsidR="00AC320B" w:rsidRPr="006829FD" w:rsidRDefault="00AC320B" w:rsidP="009B7355">
            <w:pPr>
              <w:rPr>
                <w:sz w:val="16"/>
                <w:szCs w:val="16"/>
                <w:lang w:val="en-US"/>
              </w:rPr>
            </w:pPr>
            <w:r w:rsidRPr="006829FD">
              <w:rPr>
                <w:sz w:val="16"/>
                <w:szCs w:val="16"/>
                <w:lang w:val="en-US"/>
              </w:rPr>
              <w:t>auxpass(based,is)</w:t>
            </w:r>
          </w:p>
        </w:tc>
        <w:tc>
          <w:tcPr>
            <w:tcW w:w="2105" w:type="dxa"/>
          </w:tcPr>
          <w:p w:rsidR="00AC320B" w:rsidRPr="006829FD" w:rsidRDefault="00AC320B" w:rsidP="00F66167">
            <w:pPr>
              <w:rPr>
                <w:sz w:val="16"/>
                <w:szCs w:val="16"/>
                <w:lang w:val="en-US"/>
              </w:rPr>
            </w:pPr>
            <w:r w:rsidRPr="006829FD">
              <w:rPr>
                <w:sz w:val="16"/>
                <w:szCs w:val="16"/>
                <w:lang w:val="en-US"/>
              </w:rPr>
              <w:t>auxpass(based,is)</w:t>
            </w:r>
          </w:p>
        </w:tc>
        <w:tc>
          <w:tcPr>
            <w:tcW w:w="2105" w:type="dxa"/>
          </w:tcPr>
          <w:p w:rsidR="00AC320B" w:rsidRPr="006829FD" w:rsidRDefault="00AC320B" w:rsidP="00F66167">
            <w:pPr>
              <w:rPr>
                <w:sz w:val="16"/>
                <w:szCs w:val="16"/>
                <w:lang w:val="en-US"/>
              </w:rPr>
            </w:pPr>
            <w:r w:rsidRPr="006829FD">
              <w:rPr>
                <w:sz w:val="16"/>
                <w:szCs w:val="16"/>
                <w:lang w:val="en-US"/>
              </w:rPr>
              <w:t>auxpass(based,is)</w:t>
            </w:r>
          </w:p>
        </w:tc>
        <w:tc>
          <w:tcPr>
            <w:tcW w:w="1803" w:type="dxa"/>
          </w:tcPr>
          <w:p w:rsidR="00AC320B" w:rsidRPr="006829FD" w:rsidRDefault="00AC320B" w:rsidP="00F66167">
            <w:pPr>
              <w:rPr>
                <w:sz w:val="16"/>
                <w:szCs w:val="16"/>
                <w:lang w:val="en-US"/>
              </w:rPr>
            </w:pPr>
            <w:r w:rsidRPr="006829FD">
              <w:rPr>
                <w:sz w:val="16"/>
                <w:szCs w:val="16"/>
                <w:lang w:val="en-US"/>
              </w:rPr>
              <w:t>auxpass(based,is)</w:t>
            </w:r>
          </w:p>
        </w:tc>
      </w:tr>
      <w:tr w:rsidR="00AC320B" w:rsidRPr="006829FD" w:rsidTr="00AC320B">
        <w:tc>
          <w:tcPr>
            <w:tcW w:w="1803" w:type="dxa"/>
          </w:tcPr>
          <w:p w:rsidR="00AC320B" w:rsidRPr="006829FD" w:rsidRDefault="00AC320B" w:rsidP="00B83568">
            <w:pPr>
              <w:rPr>
                <w:sz w:val="16"/>
                <w:szCs w:val="16"/>
                <w:lang w:val="en-US"/>
              </w:rPr>
            </w:pPr>
            <w:r w:rsidRPr="006829FD">
              <w:rPr>
                <w:sz w:val="16"/>
                <w:szCs w:val="16"/>
                <w:lang w:val="en-US"/>
              </w:rPr>
              <w:t>rcmod(company,based)</w:t>
            </w:r>
          </w:p>
        </w:tc>
        <w:tc>
          <w:tcPr>
            <w:tcW w:w="2105" w:type="dxa"/>
          </w:tcPr>
          <w:p w:rsidR="00AC320B" w:rsidRPr="006829FD" w:rsidRDefault="00AC320B" w:rsidP="009B7355">
            <w:pPr>
              <w:rPr>
                <w:sz w:val="16"/>
                <w:szCs w:val="16"/>
                <w:lang w:val="en-US"/>
              </w:rPr>
            </w:pPr>
            <w:r w:rsidRPr="006829FD">
              <w:rPr>
                <w:sz w:val="16"/>
                <w:szCs w:val="16"/>
                <w:lang w:val="en-US"/>
              </w:rPr>
              <w:t>rcmod(company,based)</w:t>
            </w:r>
          </w:p>
        </w:tc>
        <w:tc>
          <w:tcPr>
            <w:tcW w:w="2105" w:type="dxa"/>
          </w:tcPr>
          <w:p w:rsidR="00AC320B" w:rsidRPr="006829FD" w:rsidRDefault="00AC320B" w:rsidP="00F66167">
            <w:pPr>
              <w:rPr>
                <w:sz w:val="16"/>
                <w:szCs w:val="16"/>
                <w:lang w:val="en-US"/>
              </w:rPr>
            </w:pPr>
            <w:r w:rsidRPr="006829FD">
              <w:rPr>
                <w:sz w:val="16"/>
                <w:szCs w:val="16"/>
                <w:lang w:val="en-US"/>
              </w:rPr>
              <w:t>rcmod(company,based)</w:t>
            </w:r>
          </w:p>
        </w:tc>
        <w:tc>
          <w:tcPr>
            <w:tcW w:w="2105" w:type="dxa"/>
          </w:tcPr>
          <w:p w:rsidR="00AC320B" w:rsidRPr="006829FD" w:rsidRDefault="00AC320B" w:rsidP="00F66167">
            <w:pPr>
              <w:rPr>
                <w:sz w:val="16"/>
                <w:szCs w:val="16"/>
                <w:lang w:val="en-US"/>
              </w:rPr>
            </w:pPr>
            <w:r w:rsidRPr="006829FD">
              <w:rPr>
                <w:sz w:val="16"/>
                <w:szCs w:val="16"/>
                <w:lang w:val="en-US"/>
              </w:rPr>
              <w:t>rcmod(company,based)</w:t>
            </w:r>
          </w:p>
        </w:tc>
        <w:tc>
          <w:tcPr>
            <w:tcW w:w="1803" w:type="dxa"/>
          </w:tcPr>
          <w:p w:rsidR="00AC320B" w:rsidRPr="006829FD" w:rsidRDefault="00AC320B" w:rsidP="00F66167">
            <w:pPr>
              <w:rPr>
                <w:sz w:val="16"/>
                <w:szCs w:val="16"/>
                <w:lang w:val="en-US"/>
              </w:rPr>
            </w:pPr>
            <w:r w:rsidRPr="006829FD">
              <w:rPr>
                <w:sz w:val="16"/>
                <w:szCs w:val="16"/>
                <w:lang w:val="en-US"/>
              </w:rPr>
              <w:t>rcmod(company,based)</w:t>
            </w:r>
          </w:p>
        </w:tc>
      </w:tr>
      <w:tr w:rsidR="00AC320B" w:rsidRPr="006829FD" w:rsidTr="00AC320B">
        <w:tc>
          <w:tcPr>
            <w:tcW w:w="1803" w:type="dxa"/>
          </w:tcPr>
          <w:p w:rsidR="00AC320B" w:rsidRPr="006829FD" w:rsidRDefault="00AC320B" w:rsidP="00B83568">
            <w:pPr>
              <w:rPr>
                <w:sz w:val="16"/>
                <w:szCs w:val="16"/>
                <w:lang w:val="en-US"/>
              </w:rPr>
            </w:pPr>
            <w:r w:rsidRPr="006829FD">
              <w:rPr>
                <w:sz w:val="16"/>
                <w:szCs w:val="16"/>
                <w:lang w:val="en-US"/>
              </w:rPr>
              <w:t>prep(based,in)</w:t>
            </w:r>
          </w:p>
        </w:tc>
        <w:tc>
          <w:tcPr>
            <w:tcW w:w="2105" w:type="dxa"/>
          </w:tcPr>
          <w:p w:rsidR="00AC320B" w:rsidRPr="006829FD" w:rsidRDefault="00AC320B" w:rsidP="00B83568">
            <w:pPr>
              <w:rPr>
                <w:sz w:val="16"/>
                <w:szCs w:val="16"/>
                <w:lang w:val="en-US"/>
              </w:rPr>
            </w:pPr>
          </w:p>
        </w:tc>
        <w:tc>
          <w:tcPr>
            <w:tcW w:w="2105" w:type="dxa"/>
          </w:tcPr>
          <w:p w:rsidR="00AC320B" w:rsidRPr="006829FD" w:rsidRDefault="00AC320B" w:rsidP="00B83568">
            <w:pPr>
              <w:rPr>
                <w:sz w:val="16"/>
                <w:szCs w:val="16"/>
                <w:lang w:val="en-US"/>
              </w:rPr>
            </w:pPr>
          </w:p>
        </w:tc>
        <w:tc>
          <w:tcPr>
            <w:tcW w:w="2105" w:type="dxa"/>
          </w:tcPr>
          <w:p w:rsidR="00AC320B" w:rsidRPr="006829FD" w:rsidRDefault="00AC320B" w:rsidP="00B83568">
            <w:pPr>
              <w:rPr>
                <w:sz w:val="16"/>
                <w:szCs w:val="16"/>
                <w:lang w:val="en-US"/>
              </w:rPr>
            </w:pPr>
          </w:p>
        </w:tc>
        <w:tc>
          <w:tcPr>
            <w:tcW w:w="1803" w:type="dxa"/>
          </w:tcPr>
          <w:p w:rsidR="00AC320B" w:rsidRPr="006829FD" w:rsidRDefault="00AC320B" w:rsidP="00F66167">
            <w:pPr>
              <w:rPr>
                <w:sz w:val="16"/>
                <w:szCs w:val="16"/>
                <w:lang w:val="en-US"/>
              </w:rPr>
            </w:pPr>
            <w:r w:rsidRPr="006829FD">
              <w:rPr>
                <w:sz w:val="16"/>
                <w:szCs w:val="16"/>
                <w:lang w:val="en-US"/>
              </w:rPr>
              <w:t>prep(based,in)</w:t>
            </w:r>
          </w:p>
        </w:tc>
      </w:tr>
      <w:tr w:rsidR="00AC320B" w:rsidRPr="006829FD" w:rsidTr="00AC320B">
        <w:tc>
          <w:tcPr>
            <w:tcW w:w="1803" w:type="dxa"/>
          </w:tcPr>
          <w:p w:rsidR="00AC320B" w:rsidRPr="006829FD" w:rsidRDefault="00AC320B" w:rsidP="00B83568">
            <w:pPr>
              <w:rPr>
                <w:sz w:val="16"/>
                <w:szCs w:val="16"/>
                <w:lang w:val="en-US"/>
              </w:rPr>
            </w:pPr>
          </w:p>
        </w:tc>
        <w:tc>
          <w:tcPr>
            <w:tcW w:w="2105" w:type="dxa"/>
          </w:tcPr>
          <w:p w:rsidR="00AC320B" w:rsidRPr="006829FD" w:rsidRDefault="00AC320B" w:rsidP="003E09DC">
            <w:pPr>
              <w:rPr>
                <w:sz w:val="16"/>
                <w:szCs w:val="16"/>
                <w:lang w:val="en-US"/>
              </w:rPr>
            </w:pPr>
            <w:r w:rsidRPr="006829FD">
              <w:rPr>
                <w:sz w:val="16"/>
                <w:szCs w:val="16"/>
                <w:lang w:val="en-US"/>
              </w:rPr>
              <w:t>prep_in(based,LA)</w:t>
            </w:r>
          </w:p>
        </w:tc>
        <w:tc>
          <w:tcPr>
            <w:tcW w:w="2105" w:type="dxa"/>
          </w:tcPr>
          <w:p w:rsidR="00AC320B" w:rsidRPr="006829FD" w:rsidRDefault="00AC320B" w:rsidP="00F66167">
            <w:pPr>
              <w:rPr>
                <w:sz w:val="16"/>
                <w:szCs w:val="16"/>
                <w:lang w:val="en-US"/>
              </w:rPr>
            </w:pPr>
            <w:r w:rsidRPr="006829FD">
              <w:rPr>
                <w:sz w:val="16"/>
                <w:szCs w:val="16"/>
                <w:lang w:val="en-US"/>
              </w:rPr>
              <w:t>prep_in(based,LA)</w:t>
            </w:r>
          </w:p>
        </w:tc>
        <w:tc>
          <w:tcPr>
            <w:tcW w:w="2105" w:type="dxa"/>
          </w:tcPr>
          <w:p w:rsidR="00AC320B" w:rsidRPr="006829FD" w:rsidRDefault="00AC320B" w:rsidP="00F66167">
            <w:pPr>
              <w:rPr>
                <w:sz w:val="16"/>
                <w:szCs w:val="16"/>
                <w:lang w:val="en-US"/>
              </w:rPr>
            </w:pPr>
            <w:r w:rsidRPr="006829FD">
              <w:rPr>
                <w:sz w:val="16"/>
                <w:szCs w:val="16"/>
                <w:lang w:val="en-US"/>
              </w:rPr>
              <w:t>prep_in(based,LA)</w:t>
            </w:r>
          </w:p>
        </w:tc>
        <w:tc>
          <w:tcPr>
            <w:tcW w:w="1803" w:type="dxa"/>
          </w:tcPr>
          <w:p w:rsidR="00AC320B" w:rsidRPr="006829FD" w:rsidRDefault="00AC320B" w:rsidP="00F66167">
            <w:pPr>
              <w:rPr>
                <w:sz w:val="16"/>
                <w:szCs w:val="16"/>
                <w:lang w:val="en-US"/>
              </w:rPr>
            </w:pPr>
          </w:p>
        </w:tc>
      </w:tr>
      <w:tr w:rsidR="00AC320B" w:rsidRPr="006829FD" w:rsidTr="00AC320B">
        <w:tc>
          <w:tcPr>
            <w:tcW w:w="1803" w:type="dxa"/>
          </w:tcPr>
          <w:p w:rsidR="00AC320B" w:rsidRPr="006829FD" w:rsidRDefault="00AC320B" w:rsidP="00B83568">
            <w:pPr>
              <w:rPr>
                <w:sz w:val="16"/>
                <w:szCs w:val="16"/>
                <w:lang w:val="en-US"/>
              </w:rPr>
            </w:pPr>
            <w:r w:rsidRPr="006829FD">
              <w:rPr>
                <w:sz w:val="16"/>
                <w:szCs w:val="16"/>
                <w:lang w:val="en-US"/>
              </w:rPr>
              <w:t>pobj(in,LA)</w:t>
            </w:r>
          </w:p>
        </w:tc>
        <w:tc>
          <w:tcPr>
            <w:tcW w:w="2105" w:type="dxa"/>
          </w:tcPr>
          <w:p w:rsidR="00AC320B" w:rsidRPr="006829FD" w:rsidRDefault="00AC320B" w:rsidP="00B83568">
            <w:pPr>
              <w:rPr>
                <w:sz w:val="16"/>
                <w:szCs w:val="16"/>
                <w:lang w:val="en-US"/>
              </w:rPr>
            </w:pPr>
          </w:p>
        </w:tc>
        <w:tc>
          <w:tcPr>
            <w:tcW w:w="2105" w:type="dxa"/>
          </w:tcPr>
          <w:p w:rsidR="00AC320B" w:rsidRPr="006829FD" w:rsidRDefault="00AC320B" w:rsidP="00F66167">
            <w:pPr>
              <w:rPr>
                <w:sz w:val="16"/>
                <w:szCs w:val="16"/>
                <w:lang w:val="en-US"/>
              </w:rPr>
            </w:pPr>
          </w:p>
        </w:tc>
        <w:tc>
          <w:tcPr>
            <w:tcW w:w="2105" w:type="dxa"/>
          </w:tcPr>
          <w:p w:rsidR="00AC320B" w:rsidRPr="006829FD" w:rsidRDefault="00AC320B" w:rsidP="00F66167">
            <w:pPr>
              <w:rPr>
                <w:sz w:val="16"/>
                <w:szCs w:val="16"/>
                <w:lang w:val="en-US"/>
              </w:rPr>
            </w:pPr>
          </w:p>
        </w:tc>
        <w:tc>
          <w:tcPr>
            <w:tcW w:w="1803" w:type="dxa"/>
          </w:tcPr>
          <w:p w:rsidR="00AC320B" w:rsidRPr="006829FD" w:rsidRDefault="00AC320B" w:rsidP="00F66167">
            <w:pPr>
              <w:rPr>
                <w:sz w:val="16"/>
                <w:szCs w:val="16"/>
                <w:lang w:val="en-US"/>
              </w:rPr>
            </w:pPr>
            <w:r w:rsidRPr="006829FD">
              <w:rPr>
                <w:sz w:val="16"/>
                <w:szCs w:val="16"/>
                <w:lang w:val="en-US"/>
              </w:rPr>
              <w:t>pobj(in,LA)</w:t>
            </w:r>
          </w:p>
        </w:tc>
      </w:tr>
      <w:tr w:rsidR="00AC320B" w:rsidRPr="006829FD" w:rsidTr="00AC320B">
        <w:tc>
          <w:tcPr>
            <w:tcW w:w="1803" w:type="dxa"/>
          </w:tcPr>
          <w:p w:rsidR="00AC320B" w:rsidRPr="006829FD" w:rsidRDefault="00AC320B" w:rsidP="00B83568">
            <w:pPr>
              <w:rPr>
                <w:sz w:val="16"/>
                <w:szCs w:val="16"/>
                <w:lang w:val="en-US"/>
              </w:rPr>
            </w:pPr>
            <w:r w:rsidRPr="006829FD">
              <w:rPr>
                <w:sz w:val="16"/>
                <w:szCs w:val="16"/>
                <w:lang w:val="en-US"/>
              </w:rPr>
              <w:t>root(ROOT,makes)</w:t>
            </w:r>
          </w:p>
        </w:tc>
        <w:tc>
          <w:tcPr>
            <w:tcW w:w="2105" w:type="dxa"/>
          </w:tcPr>
          <w:p w:rsidR="00AC320B" w:rsidRPr="006829FD" w:rsidRDefault="00AC320B" w:rsidP="00F66167">
            <w:pPr>
              <w:rPr>
                <w:sz w:val="16"/>
                <w:szCs w:val="16"/>
                <w:lang w:val="en-US"/>
              </w:rPr>
            </w:pPr>
            <w:r w:rsidRPr="006829FD">
              <w:rPr>
                <w:sz w:val="16"/>
                <w:szCs w:val="16"/>
                <w:lang w:val="en-US"/>
              </w:rPr>
              <w:t>root(ROOT,makes)</w:t>
            </w:r>
          </w:p>
        </w:tc>
        <w:tc>
          <w:tcPr>
            <w:tcW w:w="2105" w:type="dxa"/>
          </w:tcPr>
          <w:p w:rsidR="00AC320B" w:rsidRPr="006829FD" w:rsidRDefault="00AC320B" w:rsidP="00F66167">
            <w:pPr>
              <w:rPr>
                <w:sz w:val="16"/>
                <w:szCs w:val="16"/>
                <w:lang w:val="en-US"/>
              </w:rPr>
            </w:pPr>
            <w:r w:rsidRPr="006829FD">
              <w:rPr>
                <w:sz w:val="16"/>
                <w:szCs w:val="16"/>
                <w:lang w:val="en-US"/>
              </w:rPr>
              <w:t>root(ROOT,makes)</w:t>
            </w:r>
          </w:p>
        </w:tc>
        <w:tc>
          <w:tcPr>
            <w:tcW w:w="2105" w:type="dxa"/>
          </w:tcPr>
          <w:p w:rsidR="00AC320B" w:rsidRPr="006829FD" w:rsidRDefault="00AC320B" w:rsidP="00F66167">
            <w:pPr>
              <w:rPr>
                <w:sz w:val="16"/>
                <w:szCs w:val="16"/>
                <w:lang w:val="en-US"/>
              </w:rPr>
            </w:pPr>
            <w:r w:rsidRPr="006829FD">
              <w:rPr>
                <w:sz w:val="16"/>
                <w:szCs w:val="16"/>
                <w:lang w:val="en-US"/>
              </w:rPr>
              <w:t>root(ROOT,makes)</w:t>
            </w:r>
          </w:p>
        </w:tc>
        <w:tc>
          <w:tcPr>
            <w:tcW w:w="1803" w:type="dxa"/>
          </w:tcPr>
          <w:p w:rsidR="00AC320B" w:rsidRPr="006829FD" w:rsidRDefault="00AC320B" w:rsidP="00F66167">
            <w:pPr>
              <w:rPr>
                <w:sz w:val="16"/>
                <w:szCs w:val="16"/>
                <w:lang w:val="en-US"/>
              </w:rPr>
            </w:pPr>
            <w:r w:rsidRPr="006829FD">
              <w:rPr>
                <w:sz w:val="16"/>
                <w:szCs w:val="16"/>
                <w:lang w:val="en-US"/>
              </w:rPr>
              <w:t>root(ROOT,makes)</w:t>
            </w:r>
          </w:p>
        </w:tc>
      </w:tr>
      <w:tr w:rsidR="00AC320B" w:rsidRPr="006829FD" w:rsidTr="00AC320B">
        <w:tc>
          <w:tcPr>
            <w:tcW w:w="1803" w:type="dxa"/>
          </w:tcPr>
          <w:p w:rsidR="00AC320B" w:rsidRPr="006829FD" w:rsidRDefault="00AC320B" w:rsidP="00B83568">
            <w:pPr>
              <w:rPr>
                <w:sz w:val="16"/>
                <w:szCs w:val="16"/>
                <w:lang w:val="en-US"/>
              </w:rPr>
            </w:pPr>
            <w:r w:rsidRPr="006829FD">
              <w:rPr>
                <w:sz w:val="16"/>
                <w:szCs w:val="16"/>
                <w:lang w:val="en-US"/>
              </w:rPr>
              <w:t>cc(makes,and)</w:t>
            </w:r>
          </w:p>
        </w:tc>
        <w:tc>
          <w:tcPr>
            <w:tcW w:w="2105" w:type="dxa"/>
          </w:tcPr>
          <w:p w:rsidR="00AC320B" w:rsidRPr="006829FD" w:rsidRDefault="00AC320B" w:rsidP="00B83568">
            <w:pPr>
              <w:rPr>
                <w:sz w:val="16"/>
                <w:szCs w:val="16"/>
                <w:lang w:val="en-US"/>
              </w:rPr>
            </w:pPr>
          </w:p>
        </w:tc>
        <w:tc>
          <w:tcPr>
            <w:tcW w:w="2105" w:type="dxa"/>
          </w:tcPr>
          <w:p w:rsidR="00AC320B" w:rsidRPr="006829FD" w:rsidRDefault="00AC320B" w:rsidP="00F66167">
            <w:pPr>
              <w:rPr>
                <w:sz w:val="16"/>
                <w:szCs w:val="16"/>
                <w:lang w:val="en-US"/>
              </w:rPr>
            </w:pPr>
          </w:p>
        </w:tc>
        <w:tc>
          <w:tcPr>
            <w:tcW w:w="2105" w:type="dxa"/>
          </w:tcPr>
          <w:p w:rsidR="00AC320B" w:rsidRPr="006829FD" w:rsidRDefault="00AC320B" w:rsidP="00F66167">
            <w:pPr>
              <w:rPr>
                <w:sz w:val="16"/>
                <w:szCs w:val="16"/>
                <w:lang w:val="en-US"/>
              </w:rPr>
            </w:pPr>
          </w:p>
        </w:tc>
        <w:tc>
          <w:tcPr>
            <w:tcW w:w="1803" w:type="dxa"/>
          </w:tcPr>
          <w:p w:rsidR="00AC320B" w:rsidRPr="006829FD" w:rsidRDefault="00AC320B" w:rsidP="00F66167">
            <w:pPr>
              <w:rPr>
                <w:sz w:val="16"/>
                <w:szCs w:val="16"/>
                <w:lang w:val="en-US"/>
              </w:rPr>
            </w:pPr>
            <w:r w:rsidRPr="006829FD">
              <w:rPr>
                <w:sz w:val="16"/>
                <w:szCs w:val="16"/>
                <w:lang w:val="en-US"/>
              </w:rPr>
              <w:t>cc(makes,and)</w:t>
            </w:r>
          </w:p>
        </w:tc>
      </w:tr>
      <w:tr w:rsidR="00AC320B" w:rsidRPr="006829FD" w:rsidTr="00AC320B">
        <w:tc>
          <w:tcPr>
            <w:tcW w:w="1803" w:type="dxa"/>
          </w:tcPr>
          <w:p w:rsidR="00AC320B" w:rsidRPr="006829FD" w:rsidRDefault="00AC320B" w:rsidP="00B83568">
            <w:pPr>
              <w:rPr>
                <w:sz w:val="16"/>
                <w:szCs w:val="16"/>
                <w:lang w:val="en-US"/>
              </w:rPr>
            </w:pPr>
          </w:p>
        </w:tc>
        <w:tc>
          <w:tcPr>
            <w:tcW w:w="2105" w:type="dxa"/>
          </w:tcPr>
          <w:p w:rsidR="00AC320B" w:rsidRPr="006829FD" w:rsidRDefault="00AC320B" w:rsidP="00B83568">
            <w:pPr>
              <w:rPr>
                <w:sz w:val="16"/>
                <w:szCs w:val="16"/>
                <w:lang w:val="en-US"/>
              </w:rPr>
            </w:pPr>
            <w:r w:rsidRPr="006829FD">
              <w:rPr>
                <w:sz w:val="16"/>
                <w:szCs w:val="16"/>
                <w:lang w:val="en-US"/>
              </w:rPr>
              <w:t>conj_and(makes,distributes)</w:t>
            </w:r>
          </w:p>
        </w:tc>
        <w:tc>
          <w:tcPr>
            <w:tcW w:w="2105" w:type="dxa"/>
          </w:tcPr>
          <w:p w:rsidR="00AC320B" w:rsidRPr="006829FD" w:rsidRDefault="00AC320B" w:rsidP="00F66167">
            <w:pPr>
              <w:rPr>
                <w:sz w:val="16"/>
                <w:szCs w:val="16"/>
                <w:lang w:val="en-US"/>
              </w:rPr>
            </w:pPr>
            <w:r w:rsidRPr="006829FD">
              <w:rPr>
                <w:sz w:val="16"/>
                <w:szCs w:val="16"/>
                <w:lang w:val="en-US"/>
              </w:rPr>
              <w:t>conj_and(makes,distributes)</w:t>
            </w:r>
          </w:p>
        </w:tc>
        <w:tc>
          <w:tcPr>
            <w:tcW w:w="2105" w:type="dxa"/>
          </w:tcPr>
          <w:p w:rsidR="00AC320B" w:rsidRPr="006829FD" w:rsidRDefault="00AC320B" w:rsidP="00F66167">
            <w:pPr>
              <w:rPr>
                <w:sz w:val="16"/>
                <w:szCs w:val="16"/>
                <w:lang w:val="en-US"/>
              </w:rPr>
            </w:pPr>
            <w:r w:rsidRPr="006829FD">
              <w:rPr>
                <w:sz w:val="16"/>
                <w:szCs w:val="16"/>
                <w:lang w:val="en-US"/>
              </w:rPr>
              <w:t>conj_and(makes,distributes)</w:t>
            </w:r>
          </w:p>
        </w:tc>
        <w:tc>
          <w:tcPr>
            <w:tcW w:w="1803" w:type="dxa"/>
          </w:tcPr>
          <w:p w:rsidR="00AC320B" w:rsidRPr="006829FD" w:rsidRDefault="00AC320B" w:rsidP="00F66167">
            <w:pPr>
              <w:rPr>
                <w:sz w:val="16"/>
                <w:szCs w:val="16"/>
                <w:lang w:val="en-US"/>
              </w:rPr>
            </w:pPr>
          </w:p>
        </w:tc>
      </w:tr>
      <w:tr w:rsidR="00AC320B" w:rsidRPr="006829FD" w:rsidTr="00AC320B">
        <w:tc>
          <w:tcPr>
            <w:tcW w:w="1803" w:type="dxa"/>
          </w:tcPr>
          <w:p w:rsidR="00AC320B" w:rsidRPr="006829FD" w:rsidRDefault="00AC320B" w:rsidP="00B83568">
            <w:pPr>
              <w:rPr>
                <w:sz w:val="16"/>
                <w:szCs w:val="16"/>
                <w:lang w:val="en-US"/>
              </w:rPr>
            </w:pPr>
            <w:r w:rsidRPr="006829FD">
              <w:rPr>
                <w:sz w:val="16"/>
                <w:szCs w:val="16"/>
                <w:lang w:val="en-US"/>
              </w:rPr>
              <w:t>conj(makes,distributes)</w:t>
            </w:r>
          </w:p>
        </w:tc>
        <w:tc>
          <w:tcPr>
            <w:tcW w:w="2105" w:type="dxa"/>
          </w:tcPr>
          <w:p w:rsidR="00AC320B" w:rsidRPr="006829FD" w:rsidRDefault="00AC320B" w:rsidP="00B83568">
            <w:pPr>
              <w:rPr>
                <w:sz w:val="16"/>
                <w:szCs w:val="16"/>
                <w:lang w:val="en-US"/>
              </w:rPr>
            </w:pPr>
          </w:p>
        </w:tc>
        <w:tc>
          <w:tcPr>
            <w:tcW w:w="2105" w:type="dxa"/>
          </w:tcPr>
          <w:p w:rsidR="00AC320B" w:rsidRPr="006829FD" w:rsidRDefault="00AC320B" w:rsidP="00F66167">
            <w:pPr>
              <w:rPr>
                <w:sz w:val="16"/>
                <w:szCs w:val="16"/>
                <w:lang w:val="en-US"/>
              </w:rPr>
            </w:pPr>
          </w:p>
        </w:tc>
        <w:tc>
          <w:tcPr>
            <w:tcW w:w="2105" w:type="dxa"/>
          </w:tcPr>
          <w:p w:rsidR="00AC320B" w:rsidRPr="006829FD" w:rsidRDefault="00AC320B" w:rsidP="00F66167">
            <w:pPr>
              <w:rPr>
                <w:sz w:val="16"/>
                <w:szCs w:val="16"/>
                <w:lang w:val="en-US"/>
              </w:rPr>
            </w:pPr>
          </w:p>
        </w:tc>
        <w:tc>
          <w:tcPr>
            <w:tcW w:w="1803" w:type="dxa"/>
          </w:tcPr>
          <w:p w:rsidR="00AC320B" w:rsidRPr="006829FD" w:rsidRDefault="00AC320B" w:rsidP="00F66167">
            <w:pPr>
              <w:rPr>
                <w:sz w:val="16"/>
                <w:szCs w:val="16"/>
                <w:lang w:val="en-US"/>
              </w:rPr>
            </w:pPr>
            <w:r w:rsidRPr="006829FD">
              <w:rPr>
                <w:sz w:val="16"/>
                <w:szCs w:val="16"/>
                <w:lang w:val="en-US"/>
              </w:rPr>
              <w:t>conj(makes,distributes)</w:t>
            </w:r>
          </w:p>
        </w:tc>
      </w:tr>
      <w:tr w:rsidR="00AC320B" w:rsidRPr="006829FD" w:rsidTr="00AC320B">
        <w:tc>
          <w:tcPr>
            <w:tcW w:w="1803" w:type="dxa"/>
          </w:tcPr>
          <w:p w:rsidR="00AC320B" w:rsidRPr="006829FD" w:rsidRDefault="00AC320B" w:rsidP="00B83568">
            <w:pPr>
              <w:rPr>
                <w:sz w:val="16"/>
                <w:szCs w:val="16"/>
                <w:lang w:val="en-US"/>
              </w:rPr>
            </w:pPr>
            <w:r w:rsidRPr="006829FD">
              <w:rPr>
                <w:sz w:val="16"/>
                <w:szCs w:val="16"/>
                <w:lang w:val="en-US"/>
              </w:rPr>
              <w:t>nn(products,computer)</w:t>
            </w:r>
          </w:p>
        </w:tc>
        <w:tc>
          <w:tcPr>
            <w:tcW w:w="2105" w:type="dxa"/>
          </w:tcPr>
          <w:p w:rsidR="00AC320B" w:rsidRPr="006829FD" w:rsidRDefault="00AC320B" w:rsidP="00F66167">
            <w:pPr>
              <w:rPr>
                <w:sz w:val="16"/>
                <w:szCs w:val="16"/>
                <w:lang w:val="en-US"/>
              </w:rPr>
            </w:pPr>
            <w:r w:rsidRPr="006829FD">
              <w:rPr>
                <w:sz w:val="16"/>
                <w:szCs w:val="16"/>
                <w:lang w:val="en-US"/>
              </w:rPr>
              <w:t>nn(products,computer)</w:t>
            </w:r>
          </w:p>
        </w:tc>
        <w:tc>
          <w:tcPr>
            <w:tcW w:w="2105" w:type="dxa"/>
          </w:tcPr>
          <w:p w:rsidR="00AC320B" w:rsidRPr="006829FD" w:rsidRDefault="00AC320B" w:rsidP="00F66167">
            <w:pPr>
              <w:rPr>
                <w:sz w:val="16"/>
                <w:szCs w:val="16"/>
                <w:lang w:val="en-US"/>
              </w:rPr>
            </w:pPr>
            <w:r w:rsidRPr="006829FD">
              <w:rPr>
                <w:sz w:val="16"/>
                <w:szCs w:val="16"/>
                <w:lang w:val="en-US"/>
              </w:rPr>
              <w:t>nn(products,computer)</w:t>
            </w:r>
          </w:p>
        </w:tc>
        <w:tc>
          <w:tcPr>
            <w:tcW w:w="2105" w:type="dxa"/>
          </w:tcPr>
          <w:p w:rsidR="00AC320B" w:rsidRPr="006829FD" w:rsidRDefault="00AC320B" w:rsidP="00F66167">
            <w:pPr>
              <w:rPr>
                <w:sz w:val="16"/>
                <w:szCs w:val="16"/>
                <w:lang w:val="en-US"/>
              </w:rPr>
            </w:pPr>
            <w:r w:rsidRPr="006829FD">
              <w:rPr>
                <w:sz w:val="16"/>
                <w:szCs w:val="16"/>
                <w:lang w:val="en-US"/>
              </w:rPr>
              <w:t>nn(products,computer)</w:t>
            </w:r>
          </w:p>
        </w:tc>
        <w:tc>
          <w:tcPr>
            <w:tcW w:w="1803" w:type="dxa"/>
          </w:tcPr>
          <w:p w:rsidR="00AC320B" w:rsidRPr="006829FD" w:rsidRDefault="00AC320B" w:rsidP="00F66167">
            <w:pPr>
              <w:rPr>
                <w:sz w:val="16"/>
                <w:szCs w:val="16"/>
                <w:lang w:val="en-US"/>
              </w:rPr>
            </w:pPr>
            <w:r w:rsidRPr="006829FD">
              <w:rPr>
                <w:sz w:val="16"/>
                <w:szCs w:val="16"/>
                <w:lang w:val="en-US"/>
              </w:rPr>
              <w:t>nn(products,computer)</w:t>
            </w:r>
          </w:p>
        </w:tc>
      </w:tr>
      <w:tr w:rsidR="00AC320B" w:rsidRPr="006829FD" w:rsidTr="00AC320B">
        <w:tc>
          <w:tcPr>
            <w:tcW w:w="1803" w:type="dxa"/>
          </w:tcPr>
          <w:p w:rsidR="00AC320B" w:rsidRPr="006829FD" w:rsidRDefault="00AC320B" w:rsidP="00B83568">
            <w:pPr>
              <w:rPr>
                <w:sz w:val="16"/>
                <w:szCs w:val="16"/>
                <w:lang w:val="en-US"/>
              </w:rPr>
            </w:pPr>
            <w:r w:rsidRPr="006829FD">
              <w:rPr>
                <w:sz w:val="16"/>
                <w:szCs w:val="16"/>
                <w:lang w:val="en-US"/>
              </w:rPr>
              <w:t>dobj(makes,products)</w:t>
            </w:r>
          </w:p>
        </w:tc>
        <w:tc>
          <w:tcPr>
            <w:tcW w:w="2105" w:type="dxa"/>
          </w:tcPr>
          <w:p w:rsidR="00AC320B" w:rsidRPr="006829FD" w:rsidRDefault="00AC320B" w:rsidP="00F66167">
            <w:pPr>
              <w:rPr>
                <w:sz w:val="16"/>
                <w:szCs w:val="16"/>
                <w:lang w:val="en-US"/>
              </w:rPr>
            </w:pPr>
            <w:r w:rsidRPr="006829FD">
              <w:rPr>
                <w:sz w:val="16"/>
                <w:szCs w:val="16"/>
                <w:lang w:val="en-US"/>
              </w:rPr>
              <w:t>dobj(makes,products)</w:t>
            </w:r>
          </w:p>
        </w:tc>
        <w:tc>
          <w:tcPr>
            <w:tcW w:w="2105" w:type="dxa"/>
          </w:tcPr>
          <w:p w:rsidR="00AC320B" w:rsidRPr="006829FD" w:rsidRDefault="00AC320B" w:rsidP="00F66167">
            <w:pPr>
              <w:rPr>
                <w:sz w:val="16"/>
                <w:szCs w:val="16"/>
                <w:lang w:val="en-US"/>
              </w:rPr>
            </w:pPr>
            <w:r w:rsidRPr="006829FD">
              <w:rPr>
                <w:sz w:val="16"/>
                <w:szCs w:val="16"/>
                <w:lang w:val="en-US"/>
              </w:rPr>
              <w:t>dobj(makes,products)</w:t>
            </w:r>
          </w:p>
        </w:tc>
        <w:tc>
          <w:tcPr>
            <w:tcW w:w="2105" w:type="dxa"/>
          </w:tcPr>
          <w:p w:rsidR="00AC320B" w:rsidRPr="006829FD" w:rsidRDefault="00AC320B" w:rsidP="00F66167">
            <w:pPr>
              <w:rPr>
                <w:sz w:val="16"/>
                <w:szCs w:val="16"/>
                <w:lang w:val="en-US"/>
              </w:rPr>
            </w:pPr>
            <w:r w:rsidRPr="006829FD">
              <w:rPr>
                <w:sz w:val="16"/>
                <w:szCs w:val="16"/>
                <w:lang w:val="en-US"/>
              </w:rPr>
              <w:t>dobj(makes,products)</w:t>
            </w:r>
          </w:p>
        </w:tc>
        <w:tc>
          <w:tcPr>
            <w:tcW w:w="1803" w:type="dxa"/>
          </w:tcPr>
          <w:p w:rsidR="00AC320B" w:rsidRPr="006829FD" w:rsidRDefault="00AC320B" w:rsidP="00F66167">
            <w:pPr>
              <w:rPr>
                <w:sz w:val="16"/>
                <w:szCs w:val="16"/>
                <w:lang w:val="en-US"/>
              </w:rPr>
            </w:pPr>
            <w:r w:rsidRPr="006829FD">
              <w:rPr>
                <w:sz w:val="16"/>
                <w:szCs w:val="16"/>
                <w:lang w:val="en-US"/>
              </w:rPr>
              <w:t>dobj(makes,products)</w:t>
            </w:r>
          </w:p>
        </w:tc>
      </w:tr>
    </w:tbl>
    <w:p w:rsidR="009B7355" w:rsidRPr="009B7355" w:rsidRDefault="009B7355" w:rsidP="00B83568">
      <w:pPr>
        <w:rPr>
          <w:lang w:val="en-US"/>
        </w:rPr>
      </w:pPr>
    </w:p>
    <w:p w:rsidR="002D354F" w:rsidRDefault="004C72EC" w:rsidP="002D354F">
      <w:pPr>
        <w:pStyle w:val="ListParagraph"/>
        <w:numPr>
          <w:ilvl w:val="0"/>
          <w:numId w:val="3"/>
        </w:numPr>
        <w:rPr>
          <w:lang w:val="hu-HU"/>
        </w:rPr>
      </w:pPr>
      <w:r>
        <w:rPr>
          <w:lang w:val="hu-HU"/>
        </w:rPr>
        <w:lastRenderedPageBreak/>
        <w:t xml:space="preserve">Szófajok: </w:t>
      </w:r>
      <w:r w:rsidR="002D354F">
        <w:rPr>
          <w:lang w:val="hu-HU"/>
        </w:rPr>
        <w:t>JJ</w:t>
      </w:r>
      <w:r>
        <w:rPr>
          <w:lang w:val="hu-HU"/>
        </w:rPr>
        <w:t xml:space="preserve"> (melléknév)</w:t>
      </w:r>
      <w:r w:rsidR="002D354F">
        <w:rPr>
          <w:lang w:val="hu-HU"/>
        </w:rPr>
        <w:t>, VBZ</w:t>
      </w:r>
      <w:r>
        <w:rPr>
          <w:lang w:val="hu-HU"/>
        </w:rPr>
        <w:t xml:space="preserve"> (ige), stb.</w:t>
      </w:r>
    </w:p>
    <w:p w:rsidR="00F66167" w:rsidRDefault="00F66167" w:rsidP="00F66167">
      <w:pPr>
        <w:rPr>
          <w:lang w:val="hu-HU"/>
        </w:rPr>
      </w:pPr>
      <w:r>
        <w:rPr>
          <w:lang w:val="hu-HU"/>
        </w:rPr>
        <w:t>A Stanford Parser által használt Penn Treebank definiciója szerint a következő szófaj-</w:t>
      </w:r>
      <w:r w:rsidR="0074510E">
        <w:rPr>
          <w:lang w:val="hu-HU"/>
        </w:rPr>
        <w:t>annotációk</w:t>
      </w:r>
      <w:r>
        <w:rPr>
          <w:lang w:val="hu-HU"/>
        </w:rPr>
        <w:t xml:space="preserve"> léteznek:</w:t>
      </w:r>
    </w:p>
    <w:tbl>
      <w:tblPr>
        <w:tblStyle w:val="TableGrid"/>
        <w:tblW w:w="0" w:type="auto"/>
        <w:tblLook w:val="04A0" w:firstRow="1" w:lastRow="0" w:firstColumn="1" w:lastColumn="0" w:noHBand="0" w:noVBand="1"/>
      </w:tblPr>
      <w:tblGrid>
        <w:gridCol w:w="856"/>
        <w:gridCol w:w="3788"/>
        <w:gridCol w:w="1418"/>
        <w:gridCol w:w="3402"/>
      </w:tblGrid>
      <w:tr w:rsidR="00B07B2D" w:rsidTr="00FC0963">
        <w:tc>
          <w:tcPr>
            <w:tcW w:w="856" w:type="dxa"/>
          </w:tcPr>
          <w:p w:rsidR="00B07B2D" w:rsidRDefault="00B07B2D" w:rsidP="00B07B2D">
            <w:pPr>
              <w:jc w:val="center"/>
              <w:rPr>
                <w:lang w:val="hu-HU"/>
              </w:rPr>
            </w:pPr>
            <w:r>
              <w:rPr>
                <w:lang w:val="hu-HU"/>
              </w:rPr>
              <w:t>Címke</w:t>
            </w:r>
          </w:p>
        </w:tc>
        <w:tc>
          <w:tcPr>
            <w:tcW w:w="3788" w:type="dxa"/>
          </w:tcPr>
          <w:p w:rsidR="00B07B2D" w:rsidRDefault="00B07B2D" w:rsidP="00B07B2D">
            <w:pPr>
              <w:jc w:val="center"/>
              <w:rPr>
                <w:lang w:val="hu-HU"/>
              </w:rPr>
            </w:pPr>
            <w:r>
              <w:rPr>
                <w:lang w:val="hu-HU"/>
              </w:rPr>
              <w:t>Szófaj</w:t>
            </w:r>
          </w:p>
        </w:tc>
        <w:tc>
          <w:tcPr>
            <w:tcW w:w="1418" w:type="dxa"/>
          </w:tcPr>
          <w:p w:rsidR="00B07B2D" w:rsidRDefault="00B07B2D" w:rsidP="00B07B2D">
            <w:pPr>
              <w:jc w:val="center"/>
              <w:rPr>
                <w:lang w:val="hu-HU"/>
              </w:rPr>
            </w:pPr>
            <w:r>
              <w:rPr>
                <w:lang w:val="hu-HU"/>
              </w:rPr>
              <w:t>Címke</w:t>
            </w:r>
          </w:p>
        </w:tc>
        <w:tc>
          <w:tcPr>
            <w:tcW w:w="3402" w:type="dxa"/>
          </w:tcPr>
          <w:p w:rsidR="00B07B2D" w:rsidRDefault="00B07B2D" w:rsidP="00B07B2D">
            <w:pPr>
              <w:jc w:val="center"/>
              <w:rPr>
                <w:lang w:val="hu-HU"/>
              </w:rPr>
            </w:pPr>
            <w:r>
              <w:rPr>
                <w:lang w:val="hu-HU"/>
              </w:rPr>
              <w:t>Szófaj</w:t>
            </w:r>
          </w:p>
        </w:tc>
      </w:tr>
      <w:tr w:rsidR="00B07B2D" w:rsidTr="00FC0963">
        <w:tc>
          <w:tcPr>
            <w:tcW w:w="856" w:type="dxa"/>
          </w:tcPr>
          <w:p w:rsidR="00B07B2D" w:rsidRDefault="00B07B2D" w:rsidP="00F66167">
            <w:pPr>
              <w:rPr>
                <w:lang w:val="hu-HU"/>
              </w:rPr>
            </w:pPr>
            <w:r>
              <w:rPr>
                <w:lang w:val="hu-HU"/>
              </w:rPr>
              <w:t>CC</w:t>
            </w:r>
          </w:p>
        </w:tc>
        <w:tc>
          <w:tcPr>
            <w:tcW w:w="3788" w:type="dxa"/>
          </w:tcPr>
          <w:p w:rsidR="00B07B2D" w:rsidRDefault="00B07B2D" w:rsidP="00F66167">
            <w:pPr>
              <w:rPr>
                <w:lang w:val="hu-HU"/>
              </w:rPr>
            </w:pPr>
            <w:r>
              <w:rPr>
                <w:lang w:val="hu-HU"/>
              </w:rPr>
              <w:t>Mellérendelő kötőszó</w:t>
            </w:r>
          </w:p>
        </w:tc>
        <w:tc>
          <w:tcPr>
            <w:tcW w:w="1418" w:type="dxa"/>
          </w:tcPr>
          <w:p w:rsidR="00B07B2D" w:rsidRDefault="00B07B2D" w:rsidP="00F744C2">
            <w:pPr>
              <w:rPr>
                <w:lang w:val="hu-HU"/>
              </w:rPr>
            </w:pPr>
            <w:r>
              <w:rPr>
                <w:lang w:val="hu-HU"/>
              </w:rPr>
              <w:t>PRP</w:t>
            </w:r>
          </w:p>
        </w:tc>
        <w:tc>
          <w:tcPr>
            <w:tcW w:w="3402" w:type="dxa"/>
          </w:tcPr>
          <w:p w:rsidR="00B07B2D" w:rsidRDefault="00B07B2D" w:rsidP="00F744C2">
            <w:pPr>
              <w:rPr>
                <w:lang w:val="hu-HU"/>
              </w:rPr>
            </w:pPr>
            <w:r>
              <w:rPr>
                <w:lang w:val="hu-HU"/>
              </w:rPr>
              <w:t>Személyes névmás</w:t>
            </w:r>
          </w:p>
        </w:tc>
      </w:tr>
      <w:tr w:rsidR="00B07B2D" w:rsidTr="00FC0963">
        <w:tc>
          <w:tcPr>
            <w:tcW w:w="856" w:type="dxa"/>
          </w:tcPr>
          <w:p w:rsidR="00B07B2D" w:rsidRDefault="00B07B2D" w:rsidP="00F66167">
            <w:pPr>
              <w:rPr>
                <w:lang w:val="hu-HU"/>
              </w:rPr>
            </w:pPr>
            <w:r>
              <w:rPr>
                <w:lang w:val="hu-HU"/>
              </w:rPr>
              <w:t>CD</w:t>
            </w:r>
          </w:p>
        </w:tc>
        <w:tc>
          <w:tcPr>
            <w:tcW w:w="3788" w:type="dxa"/>
          </w:tcPr>
          <w:p w:rsidR="00B07B2D" w:rsidRDefault="00B07B2D" w:rsidP="00F66167">
            <w:pPr>
              <w:rPr>
                <w:lang w:val="hu-HU"/>
              </w:rPr>
            </w:pPr>
            <w:r>
              <w:rPr>
                <w:lang w:val="hu-HU"/>
              </w:rPr>
              <w:t>Tőszámnév</w:t>
            </w:r>
          </w:p>
        </w:tc>
        <w:tc>
          <w:tcPr>
            <w:tcW w:w="1418" w:type="dxa"/>
          </w:tcPr>
          <w:p w:rsidR="00B07B2D" w:rsidRPr="008F1A78" w:rsidRDefault="00B07B2D" w:rsidP="00F744C2">
            <w:pPr>
              <w:rPr>
                <w:lang w:val="hu-HU"/>
              </w:rPr>
            </w:pPr>
            <w:r>
              <w:rPr>
                <w:lang w:val="hu-HU"/>
              </w:rPr>
              <w:t>PRP</w:t>
            </w:r>
            <w:r>
              <w:rPr>
                <w:lang w:val="en-US"/>
              </w:rPr>
              <w:t>$</w:t>
            </w:r>
          </w:p>
        </w:tc>
        <w:tc>
          <w:tcPr>
            <w:tcW w:w="3402" w:type="dxa"/>
          </w:tcPr>
          <w:p w:rsidR="00B07B2D" w:rsidRDefault="00B07B2D" w:rsidP="00F744C2">
            <w:pPr>
              <w:rPr>
                <w:lang w:val="hu-HU"/>
              </w:rPr>
            </w:pPr>
            <w:r>
              <w:rPr>
                <w:lang w:val="hu-HU"/>
              </w:rPr>
              <w:t>Birtokos névmás</w:t>
            </w:r>
          </w:p>
        </w:tc>
      </w:tr>
      <w:tr w:rsidR="00B07B2D" w:rsidTr="00FC0963">
        <w:tc>
          <w:tcPr>
            <w:tcW w:w="856" w:type="dxa"/>
          </w:tcPr>
          <w:p w:rsidR="00B07B2D" w:rsidRDefault="00B07B2D" w:rsidP="00F66167">
            <w:pPr>
              <w:rPr>
                <w:lang w:val="hu-HU"/>
              </w:rPr>
            </w:pPr>
            <w:r>
              <w:rPr>
                <w:lang w:val="hu-HU"/>
              </w:rPr>
              <w:t>DT</w:t>
            </w:r>
          </w:p>
        </w:tc>
        <w:tc>
          <w:tcPr>
            <w:tcW w:w="3788" w:type="dxa"/>
          </w:tcPr>
          <w:p w:rsidR="00B07B2D" w:rsidRDefault="00B07B2D" w:rsidP="00F66167">
            <w:pPr>
              <w:rPr>
                <w:lang w:val="hu-HU"/>
              </w:rPr>
            </w:pPr>
            <w:r>
              <w:rPr>
                <w:lang w:val="hu-HU"/>
              </w:rPr>
              <w:t>Meghatározó</w:t>
            </w:r>
          </w:p>
        </w:tc>
        <w:tc>
          <w:tcPr>
            <w:tcW w:w="1418" w:type="dxa"/>
          </w:tcPr>
          <w:p w:rsidR="00B07B2D" w:rsidRDefault="00B07B2D" w:rsidP="00F744C2">
            <w:pPr>
              <w:rPr>
                <w:lang w:val="hu-HU"/>
              </w:rPr>
            </w:pPr>
            <w:r>
              <w:rPr>
                <w:lang w:val="hu-HU"/>
              </w:rPr>
              <w:t>RB</w:t>
            </w:r>
          </w:p>
        </w:tc>
        <w:tc>
          <w:tcPr>
            <w:tcW w:w="3402" w:type="dxa"/>
          </w:tcPr>
          <w:p w:rsidR="00B07B2D" w:rsidRDefault="00B07B2D" w:rsidP="00F744C2">
            <w:pPr>
              <w:rPr>
                <w:lang w:val="hu-HU"/>
              </w:rPr>
            </w:pPr>
            <w:r>
              <w:rPr>
                <w:lang w:val="hu-HU"/>
              </w:rPr>
              <w:t>Határozószó</w:t>
            </w:r>
          </w:p>
        </w:tc>
      </w:tr>
      <w:tr w:rsidR="00B07B2D" w:rsidTr="00FC0963">
        <w:tc>
          <w:tcPr>
            <w:tcW w:w="856" w:type="dxa"/>
          </w:tcPr>
          <w:p w:rsidR="00B07B2D" w:rsidRDefault="00B07B2D" w:rsidP="00F66167">
            <w:pPr>
              <w:rPr>
                <w:lang w:val="hu-HU"/>
              </w:rPr>
            </w:pPr>
            <w:r>
              <w:rPr>
                <w:lang w:val="hu-HU"/>
              </w:rPr>
              <w:t>EX</w:t>
            </w:r>
          </w:p>
        </w:tc>
        <w:tc>
          <w:tcPr>
            <w:tcW w:w="3788" w:type="dxa"/>
          </w:tcPr>
          <w:p w:rsidR="00B07B2D" w:rsidRDefault="00B07B2D" w:rsidP="00F66167">
            <w:pPr>
              <w:rPr>
                <w:lang w:val="hu-HU"/>
              </w:rPr>
            </w:pPr>
            <w:r>
              <w:rPr>
                <w:lang w:val="hu-HU"/>
              </w:rPr>
              <w:t>Létező</w:t>
            </w:r>
          </w:p>
        </w:tc>
        <w:tc>
          <w:tcPr>
            <w:tcW w:w="1418" w:type="dxa"/>
          </w:tcPr>
          <w:p w:rsidR="00B07B2D" w:rsidRDefault="00B07B2D" w:rsidP="00F744C2">
            <w:pPr>
              <w:rPr>
                <w:lang w:val="hu-HU"/>
              </w:rPr>
            </w:pPr>
            <w:r>
              <w:rPr>
                <w:lang w:val="hu-HU"/>
              </w:rPr>
              <w:t>RBR</w:t>
            </w:r>
          </w:p>
        </w:tc>
        <w:tc>
          <w:tcPr>
            <w:tcW w:w="3402" w:type="dxa"/>
          </w:tcPr>
          <w:p w:rsidR="00B07B2D" w:rsidRDefault="00B07B2D" w:rsidP="00F744C2">
            <w:pPr>
              <w:rPr>
                <w:lang w:val="hu-HU"/>
              </w:rPr>
            </w:pPr>
            <w:r>
              <w:rPr>
                <w:lang w:val="hu-HU"/>
              </w:rPr>
              <w:t>Összehasonlító határozószó</w:t>
            </w:r>
          </w:p>
        </w:tc>
      </w:tr>
      <w:tr w:rsidR="00B07B2D" w:rsidTr="00FC0963">
        <w:tc>
          <w:tcPr>
            <w:tcW w:w="856" w:type="dxa"/>
          </w:tcPr>
          <w:p w:rsidR="00B07B2D" w:rsidRDefault="00B07B2D" w:rsidP="00F66167">
            <w:pPr>
              <w:rPr>
                <w:lang w:val="hu-HU"/>
              </w:rPr>
            </w:pPr>
            <w:r>
              <w:rPr>
                <w:lang w:val="hu-HU"/>
              </w:rPr>
              <w:t>FW</w:t>
            </w:r>
          </w:p>
        </w:tc>
        <w:tc>
          <w:tcPr>
            <w:tcW w:w="3788" w:type="dxa"/>
          </w:tcPr>
          <w:p w:rsidR="00B07B2D" w:rsidRDefault="00B07B2D" w:rsidP="00F66167">
            <w:pPr>
              <w:rPr>
                <w:lang w:val="hu-HU"/>
              </w:rPr>
            </w:pPr>
            <w:r>
              <w:rPr>
                <w:lang w:val="hu-HU"/>
              </w:rPr>
              <w:t>Idegen szó</w:t>
            </w:r>
          </w:p>
        </w:tc>
        <w:tc>
          <w:tcPr>
            <w:tcW w:w="1418" w:type="dxa"/>
          </w:tcPr>
          <w:p w:rsidR="00B07B2D" w:rsidRDefault="00B07B2D" w:rsidP="00F744C2">
            <w:pPr>
              <w:rPr>
                <w:lang w:val="hu-HU"/>
              </w:rPr>
            </w:pPr>
            <w:r>
              <w:rPr>
                <w:lang w:val="hu-HU"/>
              </w:rPr>
              <w:t>RBS</w:t>
            </w:r>
          </w:p>
        </w:tc>
        <w:tc>
          <w:tcPr>
            <w:tcW w:w="3402" w:type="dxa"/>
          </w:tcPr>
          <w:p w:rsidR="00B07B2D" w:rsidRDefault="00B07B2D" w:rsidP="00F744C2">
            <w:pPr>
              <w:rPr>
                <w:lang w:val="hu-HU"/>
              </w:rPr>
            </w:pPr>
            <w:r>
              <w:rPr>
                <w:lang w:val="hu-HU"/>
              </w:rPr>
              <w:t>Felsőfokú határozószó</w:t>
            </w:r>
          </w:p>
        </w:tc>
      </w:tr>
      <w:tr w:rsidR="00B07B2D" w:rsidTr="00FC0963">
        <w:tc>
          <w:tcPr>
            <w:tcW w:w="856" w:type="dxa"/>
          </w:tcPr>
          <w:p w:rsidR="00B07B2D" w:rsidRDefault="00B07B2D" w:rsidP="00F66167">
            <w:pPr>
              <w:rPr>
                <w:lang w:val="hu-HU"/>
              </w:rPr>
            </w:pPr>
            <w:r>
              <w:rPr>
                <w:lang w:val="hu-HU"/>
              </w:rPr>
              <w:t>IN</w:t>
            </w:r>
          </w:p>
        </w:tc>
        <w:tc>
          <w:tcPr>
            <w:tcW w:w="3788" w:type="dxa"/>
          </w:tcPr>
          <w:p w:rsidR="00B07B2D" w:rsidRDefault="00B07B2D" w:rsidP="00F66167">
            <w:pPr>
              <w:rPr>
                <w:lang w:val="hu-HU"/>
              </w:rPr>
            </w:pPr>
            <w:r>
              <w:rPr>
                <w:lang w:val="hu-HU"/>
              </w:rPr>
              <w:t>Elöljárószó</w:t>
            </w:r>
          </w:p>
        </w:tc>
        <w:tc>
          <w:tcPr>
            <w:tcW w:w="1418" w:type="dxa"/>
          </w:tcPr>
          <w:p w:rsidR="00B07B2D" w:rsidRDefault="00B07B2D" w:rsidP="00F744C2">
            <w:pPr>
              <w:rPr>
                <w:lang w:val="hu-HU"/>
              </w:rPr>
            </w:pPr>
            <w:r>
              <w:rPr>
                <w:lang w:val="hu-HU"/>
              </w:rPr>
              <w:t>RP</w:t>
            </w:r>
          </w:p>
        </w:tc>
        <w:tc>
          <w:tcPr>
            <w:tcW w:w="3402" w:type="dxa"/>
          </w:tcPr>
          <w:p w:rsidR="00B07B2D" w:rsidRDefault="00B07B2D" w:rsidP="00F744C2">
            <w:pPr>
              <w:rPr>
                <w:lang w:val="hu-HU"/>
              </w:rPr>
            </w:pPr>
            <w:r>
              <w:rPr>
                <w:lang w:val="hu-HU"/>
              </w:rPr>
              <w:t>Igekötő</w:t>
            </w:r>
          </w:p>
        </w:tc>
      </w:tr>
      <w:tr w:rsidR="00B07B2D" w:rsidTr="00FC0963">
        <w:tc>
          <w:tcPr>
            <w:tcW w:w="856" w:type="dxa"/>
          </w:tcPr>
          <w:p w:rsidR="00B07B2D" w:rsidRDefault="00B07B2D" w:rsidP="00F66167">
            <w:pPr>
              <w:rPr>
                <w:lang w:val="hu-HU"/>
              </w:rPr>
            </w:pPr>
            <w:r>
              <w:rPr>
                <w:lang w:val="hu-HU"/>
              </w:rPr>
              <w:t>JJ</w:t>
            </w:r>
          </w:p>
        </w:tc>
        <w:tc>
          <w:tcPr>
            <w:tcW w:w="3788" w:type="dxa"/>
          </w:tcPr>
          <w:p w:rsidR="00B07B2D" w:rsidRDefault="00B07B2D" w:rsidP="00F66167">
            <w:pPr>
              <w:rPr>
                <w:lang w:val="hu-HU"/>
              </w:rPr>
            </w:pPr>
            <w:r>
              <w:rPr>
                <w:lang w:val="hu-HU"/>
              </w:rPr>
              <w:t>Melléknév</w:t>
            </w:r>
          </w:p>
        </w:tc>
        <w:tc>
          <w:tcPr>
            <w:tcW w:w="1418" w:type="dxa"/>
          </w:tcPr>
          <w:p w:rsidR="00B07B2D" w:rsidRDefault="00B07B2D" w:rsidP="00F744C2">
            <w:pPr>
              <w:rPr>
                <w:lang w:val="hu-HU"/>
              </w:rPr>
            </w:pPr>
            <w:r>
              <w:rPr>
                <w:lang w:val="hu-HU"/>
              </w:rPr>
              <w:t>SYM</w:t>
            </w:r>
          </w:p>
        </w:tc>
        <w:tc>
          <w:tcPr>
            <w:tcW w:w="3402" w:type="dxa"/>
          </w:tcPr>
          <w:p w:rsidR="00B07B2D" w:rsidRDefault="00B07B2D" w:rsidP="00F744C2">
            <w:pPr>
              <w:rPr>
                <w:lang w:val="hu-HU"/>
              </w:rPr>
            </w:pPr>
            <w:r>
              <w:rPr>
                <w:lang w:val="hu-HU"/>
              </w:rPr>
              <w:t>Jelkép</w:t>
            </w:r>
          </w:p>
        </w:tc>
      </w:tr>
      <w:tr w:rsidR="00B07B2D" w:rsidTr="00FC0963">
        <w:tc>
          <w:tcPr>
            <w:tcW w:w="856" w:type="dxa"/>
          </w:tcPr>
          <w:p w:rsidR="00B07B2D" w:rsidRDefault="00B07B2D" w:rsidP="00F66167">
            <w:pPr>
              <w:rPr>
                <w:lang w:val="hu-HU"/>
              </w:rPr>
            </w:pPr>
            <w:r>
              <w:rPr>
                <w:lang w:val="hu-HU"/>
              </w:rPr>
              <w:t>JJR</w:t>
            </w:r>
          </w:p>
        </w:tc>
        <w:tc>
          <w:tcPr>
            <w:tcW w:w="3788" w:type="dxa"/>
          </w:tcPr>
          <w:p w:rsidR="00B07B2D" w:rsidRDefault="00B07B2D" w:rsidP="00F66167">
            <w:pPr>
              <w:rPr>
                <w:lang w:val="hu-HU"/>
              </w:rPr>
            </w:pPr>
            <w:r>
              <w:rPr>
                <w:lang w:val="hu-HU"/>
              </w:rPr>
              <w:t>Összehasonlító melléknév</w:t>
            </w:r>
          </w:p>
        </w:tc>
        <w:tc>
          <w:tcPr>
            <w:tcW w:w="1418" w:type="dxa"/>
          </w:tcPr>
          <w:p w:rsidR="00B07B2D" w:rsidRDefault="00B07B2D" w:rsidP="00F744C2">
            <w:pPr>
              <w:rPr>
                <w:lang w:val="hu-HU"/>
              </w:rPr>
            </w:pPr>
            <w:r>
              <w:rPr>
                <w:lang w:val="hu-HU"/>
              </w:rPr>
              <w:t>TO</w:t>
            </w:r>
          </w:p>
        </w:tc>
        <w:tc>
          <w:tcPr>
            <w:tcW w:w="3402" w:type="dxa"/>
          </w:tcPr>
          <w:p w:rsidR="00B07B2D" w:rsidRDefault="00B07B2D" w:rsidP="00F744C2">
            <w:pPr>
              <w:rPr>
                <w:lang w:val="hu-HU"/>
              </w:rPr>
            </w:pPr>
          </w:p>
        </w:tc>
      </w:tr>
      <w:tr w:rsidR="00B07B2D" w:rsidTr="00FC0963">
        <w:tc>
          <w:tcPr>
            <w:tcW w:w="856" w:type="dxa"/>
          </w:tcPr>
          <w:p w:rsidR="00B07B2D" w:rsidRDefault="00B07B2D" w:rsidP="00F66167">
            <w:pPr>
              <w:rPr>
                <w:lang w:val="hu-HU"/>
              </w:rPr>
            </w:pPr>
            <w:r>
              <w:rPr>
                <w:lang w:val="hu-HU"/>
              </w:rPr>
              <w:t>JJS</w:t>
            </w:r>
          </w:p>
        </w:tc>
        <w:tc>
          <w:tcPr>
            <w:tcW w:w="3788" w:type="dxa"/>
          </w:tcPr>
          <w:p w:rsidR="00B07B2D" w:rsidRDefault="00B07B2D" w:rsidP="00F66167">
            <w:pPr>
              <w:rPr>
                <w:lang w:val="hu-HU"/>
              </w:rPr>
            </w:pPr>
            <w:r>
              <w:rPr>
                <w:lang w:val="hu-HU"/>
              </w:rPr>
              <w:t>Felsőfokú melléknév</w:t>
            </w:r>
          </w:p>
        </w:tc>
        <w:tc>
          <w:tcPr>
            <w:tcW w:w="1418" w:type="dxa"/>
          </w:tcPr>
          <w:p w:rsidR="00B07B2D" w:rsidRDefault="00B07B2D" w:rsidP="00F744C2">
            <w:pPr>
              <w:rPr>
                <w:lang w:val="hu-HU"/>
              </w:rPr>
            </w:pPr>
            <w:r>
              <w:rPr>
                <w:lang w:val="hu-HU"/>
              </w:rPr>
              <w:t>UH</w:t>
            </w:r>
          </w:p>
        </w:tc>
        <w:tc>
          <w:tcPr>
            <w:tcW w:w="3402" w:type="dxa"/>
          </w:tcPr>
          <w:p w:rsidR="00B07B2D" w:rsidRDefault="00B07B2D" w:rsidP="00F744C2">
            <w:pPr>
              <w:rPr>
                <w:lang w:val="hu-HU"/>
              </w:rPr>
            </w:pPr>
            <w:r>
              <w:rPr>
                <w:lang w:val="hu-HU"/>
              </w:rPr>
              <w:t>Indulatszó</w:t>
            </w:r>
          </w:p>
        </w:tc>
      </w:tr>
      <w:tr w:rsidR="00B07B2D" w:rsidTr="00FC0963">
        <w:tc>
          <w:tcPr>
            <w:tcW w:w="856" w:type="dxa"/>
          </w:tcPr>
          <w:p w:rsidR="00B07B2D" w:rsidRDefault="00B07B2D" w:rsidP="00F66167">
            <w:pPr>
              <w:rPr>
                <w:lang w:val="hu-HU"/>
              </w:rPr>
            </w:pPr>
            <w:r>
              <w:rPr>
                <w:lang w:val="hu-HU"/>
              </w:rPr>
              <w:t>LS</w:t>
            </w:r>
          </w:p>
        </w:tc>
        <w:tc>
          <w:tcPr>
            <w:tcW w:w="3788" w:type="dxa"/>
          </w:tcPr>
          <w:p w:rsidR="00B07B2D" w:rsidRDefault="00B07B2D" w:rsidP="00F66167">
            <w:pPr>
              <w:rPr>
                <w:lang w:val="hu-HU"/>
              </w:rPr>
            </w:pPr>
            <w:r>
              <w:rPr>
                <w:lang w:val="hu-HU"/>
              </w:rPr>
              <w:t>Listatétel márker</w:t>
            </w:r>
          </w:p>
        </w:tc>
        <w:tc>
          <w:tcPr>
            <w:tcW w:w="1418" w:type="dxa"/>
          </w:tcPr>
          <w:p w:rsidR="00B07B2D" w:rsidRDefault="00B07B2D" w:rsidP="00F744C2">
            <w:pPr>
              <w:rPr>
                <w:lang w:val="hu-HU"/>
              </w:rPr>
            </w:pPr>
            <w:r>
              <w:rPr>
                <w:lang w:val="hu-HU"/>
              </w:rPr>
              <w:t>VB</w:t>
            </w:r>
          </w:p>
        </w:tc>
        <w:tc>
          <w:tcPr>
            <w:tcW w:w="3402" w:type="dxa"/>
          </w:tcPr>
          <w:p w:rsidR="00B07B2D" w:rsidRDefault="00B07B2D" w:rsidP="00F744C2">
            <w:pPr>
              <w:rPr>
                <w:lang w:val="hu-HU"/>
              </w:rPr>
            </w:pPr>
            <w:r>
              <w:rPr>
                <w:lang w:val="hu-HU"/>
              </w:rPr>
              <w:t>Ige, alap formában</w:t>
            </w:r>
          </w:p>
        </w:tc>
      </w:tr>
      <w:tr w:rsidR="00B07B2D" w:rsidTr="00FC0963">
        <w:tc>
          <w:tcPr>
            <w:tcW w:w="856" w:type="dxa"/>
          </w:tcPr>
          <w:p w:rsidR="00B07B2D" w:rsidRDefault="00B07B2D" w:rsidP="00F66167">
            <w:pPr>
              <w:rPr>
                <w:lang w:val="hu-HU"/>
              </w:rPr>
            </w:pPr>
            <w:r>
              <w:rPr>
                <w:lang w:val="hu-HU"/>
              </w:rPr>
              <w:t>MD</w:t>
            </w:r>
          </w:p>
        </w:tc>
        <w:tc>
          <w:tcPr>
            <w:tcW w:w="3788" w:type="dxa"/>
          </w:tcPr>
          <w:p w:rsidR="00B07B2D" w:rsidRDefault="00B07B2D" w:rsidP="00F66167">
            <w:pPr>
              <w:rPr>
                <w:lang w:val="hu-HU"/>
              </w:rPr>
            </w:pPr>
            <w:r>
              <w:rPr>
                <w:lang w:val="hu-HU"/>
              </w:rPr>
              <w:t>Modósítószó</w:t>
            </w:r>
          </w:p>
        </w:tc>
        <w:tc>
          <w:tcPr>
            <w:tcW w:w="1418" w:type="dxa"/>
          </w:tcPr>
          <w:p w:rsidR="00B07B2D" w:rsidRDefault="00B07B2D" w:rsidP="00F744C2">
            <w:pPr>
              <w:rPr>
                <w:lang w:val="hu-HU"/>
              </w:rPr>
            </w:pPr>
            <w:r>
              <w:rPr>
                <w:lang w:val="hu-HU"/>
              </w:rPr>
              <w:t>VBD</w:t>
            </w:r>
          </w:p>
        </w:tc>
        <w:tc>
          <w:tcPr>
            <w:tcW w:w="3402" w:type="dxa"/>
          </w:tcPr>
          <w:p w:rsidR="00B07B2D" w:rsidRDefault="00B07B2D" w:rsidP="00F744C2">
            <w:pPr>
              <w:rPr>
                <w:lang w:val="hu-HU"/>
              </w:rPr>
            </w:pPr>
            <w:r>
              <w:rPr>
                <w:lang w:val="hu-HU"/>
              </w:rPr>
              <w:t>Ige, múlt idő</w:t>
            </w:r>
          </w:p>
        </w:tc>
      </w:tr>
      <w:tr w:rsidR="00B07B2D" w:rsidTr="00FC0963">
        <w:tc>
          <w:tcPr>
            <w:tcW w:w="856" w:type="dxa"/>
          </w:tcPr>
          <w:p w:rsidR="00B07B2D" w:rsidRDefault="00B07B2D" w:rsidP="00F66167">
            <w:pPr>
              <w:rPr>
                <w:lang w:val="hu-HU"/>
              </w:rPr>
            </w:pPr>
            <w:r>
              <w:rPr>
                <w:lang w:val="hu-HU"/>
              </w:rPr>
              <w:t>NN</w:t>
            </w:r>
          </w:p>
        </w:tc>
        <w:tc>
          <w:tcPr>
            <w:tcW w:w="3788" w:type="dxa"/>
          </w:tcPr>
          <w:p w:rsidR="00B07B2D" w:rsidRDefault="00B07B2D" w:rsidP="00F66167">
            <w:pPr>
              <w:rPr>
                <w:lang w:val="hu-HU"/>
              </w:rPr>
            </w:pPr>
            <w:r>
              <w:rPr>
                <w:lang w:val="hu-HU"/>
              </w:rPr>
              <w:t>Főnév, egyes szám és tömeges</w:t>
            </w:r>
          </w:p>
        </w:tc>
        <w:tc>
          <w:tcPr>
            <w:tcW w:w="1418" w:type="dxa"/>
          </w:tcPr>
          <w:p w:rsidR="00B07B2D" w:rsidRDefault="00B07B2D" w:rsidP="00F744C2">
            <w:pPr>
              <w:rPr>
                <w:lang w:val="hu-HU"/>
              </w:rPr>
            </w:pPr>
            <w:r>
              <w:rPr>
                <w:lang w:val="hu-HU"/>
              </w:rPr>
              <w:t>VBG, VBN,</w:t>
            </w:r>
          </w:p>
          <w:p w:rsidR="00B07B2D" w:rsidRDefault="00B07B2D" w:rsidP="00F744C2">
            <w:pPr>
              <w:rPr>
                <w:lang w:val="hu-HU"/>
              </w:rPr>
            </w:pPr>
            <w:r>
              <w:rPr>
                <w:lang w:val="hu-HU"/>
              </w:rPr>
              <w:t>VBP,VBZ</w:t>
            </w:r>
          </w:p>
        </w:tc>
        <w:tc>
          <w:tcPr>
            <w:tcW w:w="3402" w:type="dxa"/>
          </w:tcPr>
          <w:p w:rsidR="00B07B2D" w:rsidRDefault="00B07B2D" w:rsidP="00F744C2">
            <w:pPr>
              <w:rPr>
                <w:lang w:val="hu-HU"/>
              </w:rPr>
            </w:pPr>
            <w:r>
              <w:rPr>
                <w:lang w:val="hu-HU"/>
              </w:rPr>
              <w:t>Ige, más időkben</w:t>
            </w:r>
          </w:p>
        </w:tc>
      </w:tr>
      <w:tr w:rsidR="00B07B2D" w:rsidTr="00FC0963">
        <w:tc>
          <w:tcPr>
            <w:tcW w:w="856" w:type="dxa"/>
          </w:tcPr>
          <w:p w:rsidR="00B07B2D" w:rsidRDefault="00B07B2D" w:rsidP="00F66167">
            <w:pPr>
              <w:rPr>
                <w:lang w:val="hu-HU"/>
              </w:rPr>
            </w:pPr>
            <w:r>
              <w:rPr>
                <w:lang w:val="hu-HU"/>
              </w:rPr>
              <w:t>NNS</w:t>
            </w:r>
          </w:p>
        </w:tc>
        <w:tc>
          <w:tcPr>
            <w:tcW w:w="3788" w:type="dxa"/>
          </w:tcPr>
          <w:p w:rsidR="00B07B2D" w:rsidRDefault="00B07B2D" w:rsidP="00F66167">
            <w:pPr>
              <w:rPr>
                <w:lang w:val="hu-HU"/>
              </w:rPr>
            </w:pPr>
            <w:r>
              <w:rPr>
                <w:lang w:val="hu-HU"/>
              </w:rPr>
              <w:t>Főnév, többes szám</w:t>
            </w:r>
          </w:p>
        </w:tc>
        <w:tc>
          <w:tcPr>
            <w:tcW w:w="1418" w:type="dxa"/>
          </w:tcPr>
          <w:p w:rsidR="00B07B2D" w:rsidRDefault="00B07B2D" w:rsidP="00F744C2">
            <w:pPr>
              <w:rPr>
                <w:lang w:val="hu-HU"/>
              </w:rPr>
            </w:pPr>
            <w:r>
              <w:rPr>
                <w:lang w:val="hu-HU"/>
              </w:rPr>
              <w:t>WDT</w:t>
            </w:r>
          </w:p>
        </w:tc>
        <w:tc>
          <w:tcPr>
            <w:tcW w:w="3402" w:type="dxa"/>
          </w:tcPr>
          <w:p w:rsidR="00B07B2D" w:rsidRDefault="00B07B2D" w:rsidP="00F744C2">
            <w:pPr>
              <w:rPr>
                <w:lang w:val="hu-HU"/>
              </w:rPr>
            </w:pPr>
            <w:r>
              <w:rPr>
                <w:lang w:val="hu-HU"/>
              </w:rPr>
              <w:t>Wh – határozószó(determiner)</w:t>
            </w:r>
          </w:p>
        </w:tc>
      </w:tr>
      <w:tr w:rsidR="00B07B2D" w:rsidTr="00FC0963">
        <w:tc>
          <w:tcPr>
            <w:tcW w:w="856" w:type="dxa"/>
          </w:tcPr>
          <w:p w:rsidR="00B07B2D" w:rsidRDefault="00B07B2D" w:rsidP="00F744C2">
            <w:pPr>
              <w:rPr>
                <w:lang w:val="hu-HU"/>
              </w:rPr>
            </w:pPr>
            <w:r>
              <w:rPr>
                <w:lang w:val="hu-HU"/>
              </w:rPr>
              <w:t>NNP</w:t>
            </w:r>
          </w:p>
        </w:tc>
        <w:tc>
          <w:tcPr>
            <w:tcW w:w="3788" w:type="dxa"/>
          </w:tcPr>
          <w:p w:rsidR="00B07B2D" w:rsidRDefault="00B07B2D" w:rsidP="00F744C2">
            <w:pPr>
              <w:rPr>
                <w:lang w:val="hu-HU"/>
              </w:rPr>
            </w:pPr>
            <w:r>
              <w:rPr>
                <w:lang w:val="hu-HU"/>
              </w:rPr>
              <w:t>Tulajdonnév, egyes szám</w:t>
            </w:r>
          </w:p>
        </w:tc>
        <w:tc>
          <w:tcPr>
            <w:tcW w:w="1418" w:type="dxa"/>
          </w:tcPr>
          <w:p w:rsidR="00B07B2D" w:rsidRDefault="00B07B2D" w:rsidP="00F744C2">
            <w:pPr>
              <w:rPr>
                <w:lang w:val="hu-HU"/>
              </w:rPr>
            </w:pPr>
            <w:r>
              <w:rPr>
                <w:lang w:val="hu-HU"/>
              </w:rPr>
              <w:t>WP</w:t>
            </w:r>
          </w:p>
        </w:tc>
        <w:tc>
          <w:tcPr>
            <w:tcW w:w="3402" w:type="dxa"/>
          </w:tcPr>
          <w:p w:rsidR="00B07B2D" w:rsidRDefault="00B07B2D" w:rsidP="00F744C2">
            <w:pPr>
              <w:rPr>
                <w:lang w:val="hu-HU"/>
              </w:rPr>
            </w:pPr>
            <w:r>
              <w:rPr>
                <w:lang w:val="hu-HU"/>
              </w:rPr>
              <w:t>Wh – névmás</w:t>
            </w:r>
          </w:p>
        </w:tc>
      </w:tr>
      <w:tr w:rsidR="00B07B2D" w:rsidTr="00FC0963">
        <w:tc>
          <w:tcPr>
            <w:tcW w:w="856" w:type="dxa"/>
          </w:tcPr>
          <w:p w:rsidR="00B07B2D" w:rsidRDefault="00B07B2D" w:rsidP="00F744C2">
            <w:pPr>
              <w:rPr>
                <w:lang w:val="hu-HU"/>
              </w:rPr>
            </w:pPr>
            <w:r>
              <w:rPr>
                <w:lang w:val="hu-HU"/>
              </w:rPr>
              <w:t>NNPS</w:t>
            </w:r>
          </w:p>
        </w:tc>
        <w:tc>
          <w:tcPr>
            <w:tcW w:w="3788" w:type="dxa"/>
          </w:tcPr>
          <w:p w:rsidR="00B07B2D" w:rsidRDefault="00B07B2D" w:rsidP="00F744C2">
            <w:pPr>
              <w:rPr>
                <w:lang w:val="hu-HU"/>
              </w:rPr>
            </w:pPr>
            <w:r>
              <w:rPr>
                <w:lang w:val="hu-HU"/>
              </w:rPr>
              <w:t>Tulajdonnév, többes szám</w:t>
            </w:r>
          </w:p>
        </w:tc>
        <w:tc>
          <w:tcPr>
            <w:tcW w:w="1418" w:type="dxa"/>
          </w:tcPr>
          <w:p w:rsidR="00B07B2D" w:rsidRPr="00B07B2D" w:rsidRDefault="00B07B2D" w:rsidP="00F744C2">
            <w:pPr>
              <w:rPr>
                <w:lang w:val="hu-HU"/>
              </w:rPr>
            </w:pPr>
            <w:r>
              <w:rPr>
                <w:lang w:val="hu-HU"/>
              </w:rPr>
              <w:t>WP</w:t>
            </w:r>
            <w:r>
              <w:rPr>
                <w:lang w:val="en-US"/>
              </w:rPr>
              <w:t>$</w:t>
            </w:r>
          </w:p>
        </w:tc>
        <w:tc>
          <w:tcPr>
            <w:tcW w:w="3402" w:type="dxa"/>
          </w:tcPr>
          <w:p w:rsidR="00B07B2D" w:rsidRDefault="00B07B2D" w:rsidP="00F744C2">
            <w:pPr>
              <w:rPr>
                <w:lang w:val="hu-HU"/>
              </w:rPr>
            </w:pPr>
            <w:r>
              <w:rPr>
                <w:lang w:val="hu-HU"/>
              </w:rPr>
              <w:t>Wh – birtokos névmás</w:t>
            </w:r>
          </w:p>
        </w:tc>
      </w:tr>
      <w:tr w:rsidR="00B07B2D" w:rsidTr="00FC0963">
        <w:tc>
          <w:tcPr>
            <w:tcW w:w="856" w:type="dxa"/>
          </w:tcPr>
          <w:p w:rsidR="00B07B2D" w:rsidRDefault="00B07B2D" w:rsidP="00F744C2">
            <w:pPr>
              <w:rPr>
                <w:lang w:val="hu-HU"/>
              </w:rPr>
            </w:pPr>
            <w:r>
              <w:rPr>
                <w:lang w:val="hu-HU"/>
              </w:rPr>
              <w:t>PDT</w:t>
            </w:r>
          </w:p>
        </w:tc>
        <w:tc>
          <w:tcPr>
            <w:tcW w:w="3788" w:type="dxa"/>
          </w:tcPr>
          <w:p w:rsidR="00B07B2D" w:rsidRDefault="00B07B2D" w:rsidP="00F744C2">
            <w:pPr>
              <w:rPr>
                <w:lang w:val="hu-HU"/>
              </w:rPr>
            </w:pPr>
            <w:r>
              <w:rPr>
                <w:lang w:val="hu-HU"/>
              </w:rPr>
              <w:t>Predeterminer</w:t>
            </w:r>
          </w:p>
        </w:tc>
        <w:tc>
          <w:tcPr>
            <w:tcW w:w="1418" w:type="dxa"/>
          </w:tcPr>
          <w:p w:rsidR="00B07B2D" w:rsidRDefault="00B07B2D" w:rsidP="00F744C2">
            <w:pPr>
              <w:rPr>
                <w:lang w:val="hu-HU"/>
              </w:rPr>
            </w:pPr>
            <w:r>
              <w:rPr>
                <w:lang w:val="hu-HU"/>
              </w:rPr>
              <w:t>WRB</w:t>
            </w:r>
          </w:p>
        </w:tc>
        <w:tc>
          <w:tcPr>
            <w:tcW w:w="3402" w:type="dxa"/>
          </w:tcPr>
          <w:p w:rsidR="00B07B2D" w:rsidRDefault="00B07B2D" w:rsidP="00F744C2">
            <w:pPr>
              <w:rPr>
                <w:lang w:val="hu-HU"/>
              </w:rPr>
            </w:pPr>
            <w:r>
              <w:rPr>
                <w:lang w:val="hu-HU"/>
              </w:rPr>
              <w:t>Wh – határozószó(adverb)</w:t>
            </w:r>
          </w:p>
        </w:tc>
      </w:tr>
      <w:tr w:rsidR="00B07B2D" w:rsidTr="00FC0963">
        <w:tc>
          <w:tcPr>
            <w:tcW w:w="856" w:type="dxa"/>
          </w:tcPr>
          <w:p w:rsidR="00B07B2D" w:rsidRDefault="00B07B2D" w:rsidP="00F744C2">
            <w:pPr>
              <w:rPr>
                <w:lang w:val="hu-HU"/>
              </w:rPr>
            </w:pPr>
            <w:r>
              <w:rPr>
                <w:lang w:val="hu-HU"/>
              </w:rPr>
              <w:t>POS</w:t>
            </w:r>
          </w:p>
        </w:tc>
        <w:tc>
          <w:tcPr>
            <w:tcW w:w="3788" w:type="dxa"/>
          </w:tcPr>
          <w:p w:rsidR="00B07B2D" w:rsidRDefault="00B07B2D" w:rsidP="00F744C2">
            <w:pPr>
              <w:rPr>
                <w:lang w:val="hu-HU"/>
              </w:rPr>
            </w:pPr>
            <w:r>
              <w:rPr>
                <w:lang w:val="hu-HU"/>
              </w:rPr>
              <w:t>Birtokossági végződés</w:t>
            </w:r>
          </w:p>
        </w:tc>
        <w:tc>
          <w:tcPr>
            <w:tcW w:w="1418" w:type="dxa"/>
          </w:tcPr>
          <w:p w:rsidR="00B07B2D" w:rsidRDefault="00B07B2D" w:rsidP="00F66167">
            <w:pPr>
              <w:rPr>
                <w:lang w:val="hu-HU"/>
              </w:rPr>
            </w:pPr>
          </w:p>
        </w:tc>
        <w:tc>
          <w:tcPr>
            <w:tcW w:w="3402" w:type="dxa"/>
          </w:tcPr>
          <w:p w:rsidR="00B07B2D" w:rsidRDefault="00B07B2D" w:rsidP="00B07B2D">
            <w:pPr>
              <w:rPr>
                <w:lang w:val="hu-HU"/>
              </w:rPr>
            </w:pPr>
          </w:p>
        </w:tc>
      </w:tr>
    </w:tbl>
    <w:p w:rsidR="00DD0901" w:rsidRDefault="00DD0901" w:rsidP="00DD0901">
      <w:pPr>
        <w:pStyle w:val="Heading2"/>
        <w:rPr>
          <w:lang w:val="hu-HU"/>
        </w:rPr>
      </w:pPr>
      <w:r>
        <w:rPr>
          <w:lang w:val="hu-HU"/>
        </w:rPr>
        <w:t>Névelemek</w:t>
      </w:r>
      <w:r w:rsidR="005C131E">
        <w:rPr>
          <w:lang w:val="hu-HU"/>
        </w:rPr>
        <w:t xml:space="preserve"> (kulcsszavak)</w:t>
      </w:r>
      <w:r>
        <w:rPr>
          <w:lang w:val="hu-HU"/>
        </w:rPr>
        <w:t xml:space="preserve"> keresése</w:t>
      </w:r>
    </w:p>
    <w:p w:rsidR="0087587E" w:rsidRDefault="0087587E" w:rsidP="000F2A80">
      <w:pPr>
        <w:rPr>
          <w:lang w:val="hu-HU"/>
        </w:rPr>
      </w:pPr>
      <w:r>
        <w:rPr>
          <w:lang w:val="hu-HU"/>
        </w:rPr>
        <w:t>A névelemek kerséséhez feltételezzük, hogy a névelemek a szófaji annotáció során főnév annotációval lesznek ellátva. Mivel a járművek esetében egy adott autó-márkának általában tö</w:t>
      </w:r>
      <w:r w:rsidR="00913D34">
        <w:rPr>
          <w:lang w:val="hu-HU"/>
        </w:rPr>
        <w:t>bb modellje van, ha a névelem az autó-márka, akkor szükséges annak az ismerete, hogy melyik modellek tartoznak az adott autó-márkához. Az aplikáció a szinonimák bevezetésével oldja meg ezt a szükséget. Tehát például a Volkswagen autó-márka névelemhez hozzárendelhetünk több szinonimát mint Golf, Tiguan, Passat amik az adott autó-márka modelljei.</w:t>
      </w:r>
    </w:p>
    <w:p w:rsidR="00124AE5" w:rsidRPr="000F2A80" w:rsidRDefault="00913D34" w:rsidP="000F2A80">
      <w:pPr>
        <w:rPr>
          <w:lang w:val="hu-HU"/>
        </w:rPr>
      </w:pPr>
      <w:r>
        <w:rPr>
          <w:lang w:val="hu-HU"/>
        </w:rPr>
        <w:t xml:space="preserve">A felmerülő problémák közt megemlítem a névelem felismerését az </w:t>
      </w:r>
      <w:r w:rsidR="00124AE5">
        <w:rPr>
          <w:lang w:val="hu-HU"/>
        </w:rPr>
        <w:t>egyes</w:t>
      </w:r>
      <w:r>
        <w:rPr>
          <w:lang w:val="hu-HU"/>
        </w:rPr>
        <w:t xml:space="preserve"> és többes szám esetében, valamint ha a névelem</w:t>
      </w:r>
      <w:r w:rsidR="00124AE5">
        <w:rPr>
          <w:lang w:val="hu-HU"/>
        </w:rPr>
        <w:t xml:space="preserve"> </w:t>
      </w:r>
      <w:r>
        <w:rPr>
          <w:lang w:val="hu-HU"/>
        </w:rPr>
        <w:t>több szóból áll.</w:t>
      </w:r>
    </w:p>
    <w:p w:rsidR="00DD0901" w:rsidRDefault="00DD0901" w:rsidP="00DD0901">
      <w:pPr>
        <w:pStyle w:val="Heading2"/>
        <w:rPr>
          <w:lang w:val="hu-HU"/>
        </w:rPr>
      </w:pPr>
      <w:r>
        <w:rPr>
          <w:lang w:val="hu-HU"/>
        </w:rPr>
        <w:lastRenderedPageBreak/>
        <w:t xml:space="preserve">Tulajdonságok </w:t>
      </w:r>
      <w:r w:rsidR="00EE35A8">
        <w:rPr>
          <w:lang w:val="hu-HU"/>
        </w:rPr>
        <w:t>keresése</w:t>
      </w:r>
    </w:p>
    <w:p w:rsidR="00EE35A8" w:rsidRDefault="00EE35A8" w:rsidP="00D16346">
      <w:pPr>
        <w:rPr>
          <w:lang w:val="hu-HU"/>
        </w:rPr>
      </w:pPr>
      <w:r w:rsidRPr="00D16346">
        <w:rPr>
          <w:lang w:val="hu-HU"/>
        </w:rPr>
        <w:t xml:space="preserve">A tulajdonságok </w:t>
      </w:r>
      <w:r w:rsidR="00D16346">
        <w:rPr>
          <w:lang w:val="hu-HU"/>
        </w:rPr>
        <w:t>esetében is azt feltételezzük, hogy a szófaji annotáció során ők is főnévi jelölést kapnak.</w:t>
      </w:r>
    </w:p>
    <w:p w:rsidR="004A2E7F" w:rsidRDefault="004A2E7F" w:rsidP="00D16346">
      <w:pPr>
        <w:rPr>
          <w:lang w:val="hu-HU"/>
        </w:rPr>
      </w:pPr>
      <w:r>
        <w:rPr>
          <w:lang w:val="hu-HU"/>
        </w:rPr>
        <w:t xml:space="preserve">Tekintettel a szavak különböző alakjaikra, amelyek ragozás és képzők </w:t>
      </w:r>
      <w:r w:rsidR="00221DB2">
        <w:rPr>
          <w:lang w:val="hu-HU"/>
        </w:rPr>
        <w:t xml:space="preserve">használata </w:t>
      </w:r>
      <w:r>
        <w:rPr>
          <w:lang w:val="hu-HU"/>
        </w:rPr>
        <w:t>során jönnek létre, fontos ezeknek az előfordulásait közös kanonikus alakban összevonni. Ennek a kanonikus alaknak a meghatározása érdekében szócsonkolást alkalmazunk. Két megközelítést használ a szakirodalom:</w:t>
      </w:r>
    </w:p>
    <w:p w:rsidR="004A2E7F" w:rsidRPr="002B5B05" w:rsidRDefault="002B5B05" w:rsidP="002B5B05">
      <w:pPr>
        <w:pStyle w:val="ListParagraph"/>
        <w:numPr>
          <w:ilvl w:val="0"/>
          <w:numId w:val="27"/>
        </w:numPr>
        <w:rPr>
          <w:lang w:val="hu-HU"/>
        </w:rPr>
      </w:pPr>
      <w:r w:rsidRPr="002B5B05">
        <w:rPr>
          <w:lang w:val="hu-HU"/>
        </w:rPr>
        <w:t>n</w:t>
      </w:r>
      <w:r w:rsidR="004A2E7F" w:rsidRPr="002B5B05">
        <w:rPr>
          <w:lang w:val="hu-HU"/>
        </w:rPr>
        <w:t>yelvészetben lemmatizálás, melynek során értelmes szóalakot állít elő</w:t>
      </w:r>
    </w:p>
    <w:p w:rsidR="002B5B05" w:rsidRDefault="002B5B05" w:rsidP="002B5B05">
      <w:pPr>
        <w:pStyle w:val="ListParagraph"/>
        <w:numPr>
          <w:ilvl w:val="0"/>
          <w:numId w:val="27"/>
        </w:numPr>
        <w:rPr>
          <w:lang w:val="hu-HU"/>
        </w:rPr>
      </w:pPr>
      <w:r w:rsidRPr="002B5B05">
        <w:rPr>
          <w:lang w:val="hu-HU"/>
        </w:rPr>
        <w:t>alkalmazásorientált számítogépes nyelvészeti szakirodalom (szó)tövezés, melynek során a szó szótövét határozzuk meg, ilyenkor a szó csonkolása történik és nem mindig kapunk értelmes szótári alakot.</w:t>
      </w:r>
    </w:p>
    <w:p w:rsidR="00221DB2" w:rsidRDefault="00221DB2" w:rsidP="00221DB2">
      <w:pPr>
        <w:rPr>
          <w:lang w:val="hu-HU"/>
        </w:rPr>
      </w:pPr>
      <w:r>
        <w:rPr>
          <w:lang w:val="hu-HU"/>
        </w:rPr>
        <w:t xml:space="preserve">Az alábbi táblázatban néhány példát tekinthetünk meg a két </w:t>
      </w:r>
      <w:r w:rsidR="00270CFB">
        <w:rPr>
          <w:lang w:val="hu-HU"/>
        </w:rPr>
        <w:t>módszerről és a vissztérített eredményekről:</w:t>
      </w:r>
    </w:p>
    <w:tbl>
      <w:tblPr>
        <w:tblStyle w:val="TableGrid"/>
        <w:tblW w:w="0" w:type="auto"/>
        <w:tblLook w:val="04A0" w:firstRow="1" w:lastRow="0" w:firstColumn="1" w:lastColumn="0" w:noHBand="0" w:noVBand="1"/>
      </w:tblPr>
      <w:tblGrid>
        <w:gridCol w:w="1951"/>
        <w:gridCol w:w="3119"/>
        <w:gridCol w:w="2126"/>
        <w:gridCol w:w="2374"/>
      </w:tblGrid>
      <w:tr w:rsidR="00270CFB" w:rsidTr="00B4639A">
        <w:tc>
          <w:tcPr>
            <w:tcW w:w="1951" w:type="dxa"/>
          </w:tcPr>
          <w:p w:rsidR="00270CFB" w:rsidRDefault="00270CFB" w:rsidP="00270CFB">
            <w:pPr>
              <w:jc w:val="center"/>
              <w:rPr>
                <w:lang w:val="hu-HU"/>
              </w:rPr>
            </w:pPr>
            <w:r>
              <w:rPr>
                <w:lang w:val="hu-HU"/>
              </w:rPr>
              <w:t>Nyelv</w:t>
            </w:r>
          </w:p>
        </w:tc>
        <w:tc>
          <w:tcPr>
            <w:tcW w:w="3119" w:type="dxa"/>
          </w:tcPr>
          <w:p w:rsidR="00270CFB" w:rsidRDefault="00270CFB" w:rsidP="00270CFB">
            <w:pPr>
              <w:jc w:val="center"/>
              <w:rPr>
                <w:lang w:val="hu-HU"/>
              </w:rPr>
            </w:pPr>
            <w:r>
              <w:rPr>
                <w:lang w:val="hu-HU"/>
              </w:rPr>
              <w:t>Szavak</w:t>
            </w:r>
          </w:p>
        </w:tc>
        <w:tc>
          <w:tcPr>
            <w:tcW w:w="2126" w:type="dxa"/>
          </w:tcPr>
          <w:p w:rsidR="00270CFB" w:rsidRDefault="00270CFB" w:rsidP="00270CFB">
            <w:pPr>
              <w:jc w:val="center"/>
              <w:rPr>
                <w:lang w:val="hu-HU"/>
              </w:rPr>
            </w:pPr>
            <w:r>
              <w:rPr>
                <w:lang w:val="hu-HU"/>
              </w:rPr>
              <w:t>Lemmatizálás</w:t>
            </w:r>
          </w:p>
        </w:tc>
        <w:tc>
          <w:tcPr>
            <w:tcW w:w="2374" w:type="dxa"/>
          </w:tcPr>
          <w:p w:rsidR="00270CFB" w:rsidRDefault="00270CFB" w:rsidP="00270CFB">
            <w:pPr>
              <w:jc w:val="center"/>
              <w:rPr>
                <w:lang w:val="hu-HU"/>
              </w:rPr>
            </w:pPr>
            <w:r>
              <w:rPr>
                <w:lang w:val="hu-HU"/>
              </w:rPr>
              <w:t>Tövezés</w:t>
            </w:r>
          </w:p>
        </w:tc>
      </w:tr>
      <w:tr w:rsidR="00270CFB" w:rsidTr="00B4639A">
        <w:tc>
          <w:tcPr>
            <w:tcW w:w="1951" w:type="dxa"/>
          </w:tcPr>
          <w:p w:rsidR="00270CFB" w:rsidRDefault="009550FE" w:rsidP="00221DB2">
            <w:pPr>
              <w:rPr>
                <w:lang w:val="hu-HU"/>
              </w:rPr>
            </w:pPr>
            <w:r>
              <w:rPr>
                <w:lang w:val="hu-HU"/>
              </w:rPr>
              <w:t>A</w:t>
            </w:r>
            <w:r w:rsidR="00270CFB">
              <w:rPr>
                <w:lang w:val="hu-HU"/>
              </w:rPr>
              <w:t>ngol</w:t>
            </w:r>
          </w:p>
        </w:tc>
        <w:tc>
          <w:tcPr>
            <w:tcW w:w="3119" w:type="dxa"/>
          </w:tcPr>
          <w:p w:rsidR="00270CFB" w:rsidRDefault="00270CFB" w:rsidP="00221DB2">
            <w:pPr>
              <w:rPr>
                <w:lang w:val="hu-HU"/>
              </w:rPr>
            </w:pPr>
            <w:r>
              <w:rPr>
                <w:lang w:val="hu-HU"/>
              </w:rPr>
              <w:t>works,worked,working</w:t>
            </w:r>
          </w:p>
        </w:tc>
        <w:tc>
          <w:tcPr>
            <w:tcW w:w="2126" w:type="dxa"/>
          </w:tcPr>
          <w:p w:rsidR="00270CFB" w:rsidRDefault="00270CFB" w:rsidP="00221DB2">
            <w:pPr>
              <w:rPr>
                <w:lang w:val="hu-HU"/>
              </w:rPr>
            </w:pPr>
            <w:r>
              <w:rPr>
                <w:lang w:val="hu-HU"/>
              </w:rPr>
              <w:t>work</w:t>
            </w:r>
          </w:p>
        </w:tc>
        <w:tc>
          <w:tcPr>
            <w:tcW w:w="2374" w:type="dxa"/>
          </w:tcPr>
          <w:p w:rsidR="00270CFB" w:rsidRDefault="00270CFB" w:rsidP="00221DB2">
            <w:pPr>
              <w:rPr>
                <w:lang w:val="hu-HU"/>
              </w:rPr>
            </w:pPr>
            <w:r>
              <w:rPr>
                <w:lang w:val="hu-HU"/>
              </w:rPr>
              <w:t>work</w:t>
            </w:r>
          </w:p>
        </w:tc>
      </w:tr>
      <w:tr w:rsidR="00270CFB" w:rsidTr="00B4639A">
        <w:tc>
          <w:tcPr>
            <w:tcW w:w="1951" w:type="dxa"/>
          </w:tcPr>
          <w:p w:rsidR="00270CFB" w:rsidRDefault="009550FE" w:rsidP="00221DB2">
            <w:pPr>
              <w:rPr>
                <w:lang w:val="hu-HU"/>
              </w:rPr>
            </w:pPr>
            <w:r>
              <w:rPr>
                <w:lang w:val="hu-HU"/>
              </w:rPr>
              <w:t>A</w:t>
            </w:r>
            <w:r w:rsidR="00270CFB">
              <w:rPr>
                <w:lang w:val="hu-HU"/>
              </w:rPr>
              <w:t>ngol</w:t>
            </w:r>
          </w:p>
        </w:tc>
        <w:tc>
          <w:tcPr>
            <w:tcW w:w="3119" w:type="dxa"/>
          </w:tcPr>
          <w:p w:rsidR="00270CFB" w:rsidRDefault="00270CFB" w:rsidP="00221DB2">
            <w:pPr>
              <w:rPr>
                <w:lang w:val="hu-HU"/>
              </w:rPr>
            </w:pPr>
            <w:r>
              <w:rPr>
                <w:lang w:val="hu-HU"/>
              </w:rPr>
              <w:t>loves,loving, loved</w:t>
            </w:r>
          </w:p>
        </w:tc>
        <w:tc>
          <w:tcPr>
            <w:tcW w:w="2126" w:type="dxa"/>
          </w:tcPr>
          <w:p w:rsidR="00270CFB" w:rsidRDefault="00270CFB" w:rsidP="00221DB2">
            <w:pPr>
              <w:rPr>
                <w:lang w:val="hu-HU"/>
              </w:rPr>
            </w:pPr>
            <w:r>
              <w:rPr>
                <w:lang w:val="hu-HU"/>
              </w:rPr>
              <w:t>love</w:t>
            </w:r>
          </w:p>
        </w:tc>
        <w:tc>
          <w:tcPr>
            <w:tcW w:w="2374" w:type="dxa"/>
          </w:tcPr>
          <w:p w:rsidR="00270CFB" w:rsidRDefault="00270CFB" w:rsidP="00221DB2">
            <w:pPr>
              <w:rPr>
                <w:lang w:val="hu-HU"/>
              </w:rPr>
            </w:pPr>
            <w:r>
              <w:rPr>
                <w:lang w:val="hu-HU"/>
              </w:rPr>
              <w:t>lov</w:t>
            </w:r>
          </w:p>
        </w:tc>
      </w:tr>
      <w:tr w:rsidR="00270CFB" w:rsidTr="00B4639A">
        <w:tc>
          <w:tcPr>
            <w:tcW w:w="1951" w:type="dxa"/>
          </w:tcPr>
          <w:p w:rsidR="00270CFB" w:rsidRDefault="00270CFB" w:rsidP="00221DB2">
            <w:pPr>
              <w:rPr>
                <w:lang w:val="hu-HU"/>
              </w:rPr>
            </w:pPr>
            <w:r>
              <w:rPr>
                <w:lang w:val="hu-HU"/>
              </w:rPr>
              <w:t>magyar</w:t>
            </w:r>
          </w:p>
        </w:tc>
        <w:tc>
          <w:tcPr>
            <w:tcW w:w="3119" w:type="dxa"/>
          </w:tcPr>
          <w:p w:rsidR="00270CFB" w:rsidRDefault="00270CFB" w:rsidP="00221DB2">
            <w:pPr>
              <w:rPr>
                <w:lang w:val="hu-HU"/>
              </w:rPr>
            </w:pPr>
            <w:r>
              <w:rPr>
                <w:lang w:val="hu-HU"/>
              </w:rPr>
              <w:t>munkát, munkám</w:t>
            </w:r>
          </w:p>
        </w:tc>
        <w:tc>
          <w:tcPr>
            <w:tcW w:w="2126" w:type="dxa"/>
          </w:tcPr>
          <w:p w:rsidR="00270CFB" w:rsidRDefault="00270CFB" w:rsidP="00221DB2">
            <w:pPr>
              <w:rPr>
                <w:lang w:val="hu-HU"/>
              </w:rPr>
            </w:pPr>
            <w:r>
              <w:rPr>
                <w:lang w:val="hu-HU"/>
              </w:rPr>
              <w:t>munka</w:t>
            </w:r>
          </w:p>
        </w:tc>
        <w:tc>
          <w:tcPr>
            <w:tcW w:w="2374" w:type="dxa"/>
          </w:tcPr>
          <w:p w:rsidR="00270CFB" w:rsidRDefault="00270CFB" w:rsidP="00221DB2">
            <w:pPr>
              <w:rPr>
                <w:lang w:val="hu-HU"/>
              </w:rPr>
            </w:pPr>
            <w:r>
              <w:rPr>
                <w:lang w:val="hu-HU"/>
              </w:rPr>
              <w:t>munka</w:t>
            </w:r>
          </w:p>
        </w:tc>
      </w:tr>
      <w:tr w:rsidR="00270CFB" w:rsidTr="00B4639A">
        <w:tc>
          <w:tcPr>
            <w:tcW w:w="1951" w:type="dxa"/>
          </w:tcPr>
          <w:p w:rsidR="00270CFB" w:rsidRDefault="00270CFB" w:rsidP="00221DB2">
            <w:pPr>
              <w:rPr>
                <w:lang w:val="hu-HU"/>
              </w:rPr>
            </w:pPr>
            <w:r>
              <w:rPr>
                <w:lang w:val="hu-HU"/>
              </w:rPr>
              <w:t>magyar</w:t>
            </w:r>
          </w:p>
        </w:tc>
        <w:tc>
          <w:tcPr>
            <w:tcW w:w="3119" w:type="dxa"/>
          </w:tcPr>
          <w:p w:rsidR="00270CFB" w:rsidRDefault="00270CFB" w:rsidP="00221DB2">
            <w:pPr>
              <w:rPr>
                <w:lang w:val="hu-HU"/>
              </w:rPr>
            </w:pPr>
            <w:r>
              <w:rPr>
                <w:lang w:val="hu-HU"/>
              </w:rPr>
              <w:t>lovak, ló, lóvát</w:t>
            </w:r>
          </w:p>
        </w:tc>
        <w:tc>
          <w:tcPr>
            <w:tcW w:w="2126" w:type="dxa"/>
          </w:tcPr>
          <w:p w:rsidR="00270CFB" w:rsidRDefault="00270CFB" w:rsidP="00221DB2">
            <w:pPr>
              <w:rPr>
                <w:lang w:val="hu-HU"/>
              </w:rPr>
            </w:pPr>
            <w:r>
              <w:rPr>
                <w:lang w:val="hu-HU"/>
              </w:rPr>
              <w:t>ló</w:t>
            </w:r>
          </w:p>
        </w:tc>
        <w:tc>
          <w:tcPr>
            <w:tcW w:w="2374" w:type="dxa"/>
          </w:tcPr>
          <w:p w:rsidR="00270CFB" w:rsidRDefault="00270CFB" w:rsidP="00221DB2">
            <w:pPr>
              <w:rPr>
                <w:lang w:val="hu-HU"/>
              </w:rPr>
            </w:pPr>
            <w:r>
              <w:rPr>
                <w:lang w:val="hu-HU"/>
              </w:rPr>
              <w:t>lo , ló</w:t>
            </w:r>
          </w:p>
        </w:tc>
      </w:tr>
    </w:tbl>
    <w:p w:rsidR="00270CFB" w:rsidRPr="00221DB2" w:rsidRDefault="00270CFB" w:rsidP="00221DB2">
      <w:pPr>
        <w:rPr>
          <w:lang w:val="hu-HU"/>
        </w:rPr>
      </w:pPr>
    </w:p>
    <w:p w:rsidR="00DD0901" w:rsidRDefault="00DD0901" w:rsidP="00DD0901">
      <w:pPr>
        <w:pStyle w:val="Heading2"/>
        <w:rPr>
          <w:lang w:val="hu-HU"/>
        </w:rPr>
      </w:pPr>
      <w:r>
        <w:rPr>
          <w:lang w:val="hu-HU"/>
        </w:rPr>
        <w:t xml:space="preserve">Tulajdonság – névelem </w:t>
      </w:r>
      <w:r w:rsidR="00931375">
        <w:rPr>
          <w:lang w:val="hu-HU"/>
        </w:rPr>
        <w:t>reláció</w:t>
      </w:r>
      <w:r w:rsidR="005303A9">
        <w:rPr>
          <w:lang w:val="hu-HU"/>
        </w:rPr>
        <w:t>k</w:t>
      </w:r>
      <w:r w:rsidR="00931375">
        <w:rPr>
          <w:lang w:val="hu-HU"/>
        </w:rPr>
        <w:t xml:space="preserve"> felismerése</w:t>
      </w:r>
    </w:p>
    <w:p w:rsidR="00E821CC" w:rsidRDefault="002A6882" w:rsidP="002A6882">
      <w:pPr>
        <w:rPr>
          <w:lang w:val="hu-HU"/>
        </w:rPr>
      </w:pPr>
      <w:r>
        <w:rPr>
          <w:lang w:val="hu-HU"/>
        </w:rPr>
        <w:t xml:space="preserve">Az előző fejezetek bemutatták a névelemek és a tulajdonságok megkeresését a mondatban. Ezek is fontos lépések, de a </w:t>
      </w:r>
      <w:r w:rsidR="004D3E79">
        <w:rPr>
          <w:lang w:val="hu-HU"/>
        </w:rPr>
        <w:t>célom</w:t>
      </w:r>
      <w:r>
        <w:rPr>
          <w:lang w:val="hu-HU"/>
        </w:rPr>
        <w:t xml:space="preserve"> az, hogy egy adott névelemhez tartozó tulajdonságokra</w:t>
      </w:r>
      <w:r w:rsidR="004D3E79">
        <w:rPr>
          <w:lang w:val="hu-HU"/>
        </w:rPr>
        <w:t xml:space="preserve"> vonatkozó érzelmeket határozzam</w:t>
      </w:r>
      <w:r>
        <w:rPr>
          <w:lang w:val="hu-HU"/>
        </w:rPr>
        <w:t xml:space="preserve"> meg. </w:t>
      </w:r>
      <w:r w:rsidR="00E821CC">
        <w:rPr>
          <w:lang w:val="hu-HU"/>
        </w:rPr>
        <w:t xml:space="preserve">Első hallásra ez nem tűnik egy bonyolult feladatnak, de próbáljuk meg definiálni a problémát. Egy mondatban több névelem és tulajdonság is előfordulhat. A következő eseteket </w:t>
      </w:r>
      <w:r w:rsidR="004D3E79">
        <w:rPr>
          <w:lang w:val="hu-HU"/>
        </w:rPr>
        <w:t>lehet megkülönböztetni</w:t>
      </w:r>
      <w:r w:rsidR="00E821CC">
        <w:rPr>
          <w:lang w:val="hu-HU"/>
        </w:rPr>
        <w:t>:</w:t>
      </w:r>
    </w:p>
    <w:p w:rsidR="00E821CC" w:rsidRDefault="00475685" w:rsidP="00E821CC">
      <w:pPr>
        <w:pStyle w:val="ListParagraph"/>
        <w:numPr>
          <w:ilvl w:val="0"/>
          <w:numId w:val="17"/>
        </w:numPr>
        <w:rPr>
          <w:lang w:val="hu-HU"/>
        </w:rPr>
      </w:pPr>
      <w:r>
        <w:rPr>
          <w:lang w:val="hu-HU"/>
        </w:rPr>
        <w:t>Egy névelem, egy tulajdonság:</w:t>
      </w:r>
    </w:p>
    <w:p w:rsidR="00475685" w:rsidRDefault="00475685" w:rsidP="00475685">
      <w:pPr>
        <w:pStyle w:val="ListParagraph"/>
        <w:numPr>
          <w:ilvl w:val="1"/>
          <w:numId w:val="17"/>
        </w:numPr>
        <w:rPr>
          <w:lang w:val="hu-HU"/>
        </w:rPr>
      </w:pPr>
      <w:r>
        <w:rPr>
          <w:lang w:val="hu-HU"/>
        </w:rPr>
        <w:t xml:space="preserve">Példa: </w:t>
      </w:r>
      <w:r w:rsidRPr="00475685">
        <w:rPr>
          <w:lang w:val="hu-HU"/>
        </w:rPr>
        <w:t>„</w:t>
      </w:r>
      <w:r w:rsidRPr="009D1DD7">
        <w:rPr>
          <w:lang w:val="en-US"/>
        </w:rPr>
        <w:t>This Audi has a great engine.</w:t>
      </w:r>
      <w:r w:rsidRPr="00475685">
        <w:rPr>
          <w:lang w:val="hu-HU"/>
        </w:rPr>
        <w:t>”</w:t>
      </w:r>
    </w:p>
    <w:p w:rsidR="00475685" w:rsidRDefault="00475685" w:rsidP="00475685">
      <w:pPr>
        <w:pStyle w:val="ListParagraph"/>
        <w:numPr>
          <w:ilvl w:val="1"/>
          <w:numId w:val="17"/>
        </w:numPr>
        <w:rPr>
          <w:lang w:val="hu-HU"/>
        </w:rPr>
      </w:pPr>
      <w:r>
        <w:rPr>
          <w:lang w:val="hu-HU"/>
        </w:rPr>
        <w:t>A fenti mondatban a névelem az „Audi”, a tulajdonság pedig az „</w:t>
      </w:r>
      <w:r w:rsidRPr="009D1DD7">
        <w:rPr>
          <w:lang w:val="en-US"/>
        </w:rPr>
        <w:t>engine</w:t>
      </w:r>
      <w:r>
        <w:rPr>
          <w:lang w:val="hu-HU"/>
        </w:rPr>
        <w:t>”.</w:t>
      </w:r>
    </w:p>
    <w:p w:rsidR="00475685" w:rsidRDefault="00475685" w:rsidP="00E821CC">
      <w:pPr>
        <w:pStyle w:val="ListParagraph"/>
        <w:numPr>
          <w:ilvl w:val="0"/>
          <w:numId w:val="17"/>
        </w:numPr>
        <w:rPr>
          <w:lang w:val="hu-HU"/>
        </w:rPr>
      </w:pPr>
      <w:r>
        <w:rPr>
          <w:lang w:val="hu-HU"/>
        </w:rPr>
        <w:t>Egy névelem, több tulajdonság:</w:t>
      </w:r>
    </w:p>
    <w:p w:rsidR="00475685" w:rsidRDefault="00475685" w:rsidP="00475685">
      <w:pPr>
        <w:pStyle w:val="ListParagraph"/>
        <w:numPr>
          <w:ilvl w:val="1"/>
          <w:numId w:val="17"/>
        </w:numPr>
        <w:rPr>
          <w:lang w:val="hu-HU"/>
        </w:rPr>
      </w:pPr>
      <w:r>
        <w:rPr>
          <w:lang w:val="hu-HU"/>
        </w:rPr>
        <w:t>Példa: „</w:t>
      </w:r>
      <w:r w:rsidRPr="009D1DD7">
        <w:rPr>
          <w:lang w:val="en-US"/>
        </w:rPr>
        <w:t>The brake and engine of this Audi is great.</w:t>
      </w:r>
      <w:r>
        <w:rPr>
          <w:lang w:val="hu-HU"/>
        </w:rPr>
        <w:t>”</w:t>
      </w:r>
    </w:p>
    <w:p w:rsidR="00475685" w:rsidRDefault="00475685" w:rsidP="00475685">
      <w:pPr>
        <w:pStyle w:val="ListParagraph"/>
        <w:numPr>
          <w:ilvl w:val="1"/>
          <w:numId w:val="17"/>
        </w:numPr>
        <w:rPr>
          <w:lang w:val="hu-HU"/>
        </w:rPr>
      </w:pPr>
      <w:r>
        <w:rPr>
          <w:lang w:val="hu-HU"/>
        </w:rPr>
        <w:t>A fenti mondatban a névelem az „Audi”, a tulajdonságok a „</w:t>
      </w:r>
      <w:r w:rsidRPr="009D1DD7">
        <w:rPr>
          <w:lang w:val="en-US"/>
        </w:rPr>
        <w:t>brake</w:t>
      </w:r>
      <w:r>
        <w:rPr>
          <w:lang w:val="hu-HU"/>
        </w:rPr>
        <w:t>” és „</w:t>
      </w:r>
      <w:r w:rsidRPr="009D1DD7">
        <w:rPr>
          <w:lang w:val="en-US"/>
        </w:rPr>
        <w:t>engine</w:t>
      </w:r>
      <w:r>
        <w:rPr>
          <w:lang w:val="hu-HU"/>
        </w:rPr>
        <w:t>”</w:t>
      </w:r>
    </w:p>
    <w:p w:rsidR="00475685" w:rsidRDefault="00475685" w:rsidP="00E821CC">
      <w:pPr>
        <w:pStyle w:val="ListParagraph"/>
        <w:numPr>
          <w:ilvl w:val="0"/>
          <w:numId w:val="17"/>
        </w:numPr>
        <w:rPr>
          <w:lang w:val="hu-HU"/>
        </w:rPr>
      </w:pPr>
      <w:r>
        <w:rPr>
          <w:lang w:val="hu-HU"/>
        </w:rPr>
        <w:t>Több névelem, egy tulajdonság</w:t>
      </w:r>
    </w:p>
    <w:p w:rsidR="00475685" w:rsidRDefault="00475685" w:rsidP="00475685">
      <w:pPr>
        <w:pStyle w:val="ListParagraph"/>
        <w:numPr>
          <w:ilvl w:val="1"/>
          <w:numId w:val="17"/>
        </w:numPr>
        <w:rPr>
          <w:lang w:val="hu-HU"/>
        </w:rPr>
      </w:pPr>
      <w:r>
        <w:rPr>
          <w:lang w:val="hu-HU"/>
        </w:rPr>
        <w:t xml:space="preserve">Példa: </w:t>
      </w:r>
      <w:r w:rsidR="002C49C5">
        <w:rPr>
          <w:lang w:val="hu-HU"/>
        </w:rPr>
        <w:t>„</w:t>
      </w:r>
      <w:r w:rsidR="002C49C5" w:rsidRPr="009D1DD7">
        <w:rPr>
          <w:lang w:val="en-US"/>
        </w:rPr>
        <w:t>The seats in the VW and BMW are very comfortable.</w:t>
      </w:r>
      <w:r w:rsidR="002C49C5">
        <w:rPr>
          <w:lang w:val="hu-HU"/>
        </w:rPr>
        <w:t>”</w:t>
      </w:r>
    </w:p>
    <w:p w:rsidR="002C49C5" w:rsidRDefault="002C49C5" w:rsidP="00475685">
      <w:pPr>
        <w:pStyle w:val="ListParagraph"/>
        <w:numPr>
          <w:ilvl w:val="1"/>
          <w:numId w:val="17"/>
        </w:numPr>
        <w:rPr>
          <w:lang w:val="hu-HU"/>
        </w:rPr>
      </w:pPr>
      <w:r>
        <w:rPr>
          <w:lang w:val="hu-HU"/>
        </w:rPr>
        <w:lastRenderedPageBreak/>
        <w:t>A fenti mondatban a névelemek a „VW” és „BMW”, a tulajdonság pedig a „</w:t>
      </w:r>
      <w:r w:rsidRPr="003B392D">
        <w:rPr>
          <w:lang w:val="en-US"/>
        </w:rPr>
        <w:t>seat</w:t>
      </w:r>
      <w:r>
        <w:rPr>
          <w:lang w:val="hu-HU"/>
        </w:rPr>
        <w:t>”</w:t>
      </w:r>
    </w:p>
    <w:p w:rsidR="00475685" w:rsidRDefault="00475685" w:rsidP="00E821CC">
      <w:pPr>
        <w:pStyle w:val="ListParagraph"/>
        <w:numPr>
          <w:ilvl w:val="0"/>
          <w:numId w:val="17"/>
        </w:numPr>
        <w:rPr>
          <w:lang w:val="hu-HU"/>
        </w:rPr>
      </w:pPr>
      <w:r>
        <w:rPr>
          <w:lang w:val="hu-HU"/>
        </w:rPr>
        <w:t>Több névelem, több tulajdonság</w:t>
      </w:r>
    </w:p>
    <w:p w:rsidR="005F50B8" w:rsidRDefault="005F50B8" w:rsidP="005F50B8">
      <w:pPr>
        <w:pStyle w:val="ListParagraph"/>
        <w:numPr>
          <w:ilvl w:val="1"/>
          <w:numId w:val="17"/>
        </w:numPr>
        <w:rPr>
          <w:lang w:val="hu-HU"/>
        </w:rPr>
      </w:pPr>
      <w:r>
        <w:rPr>
          <w:lang w:val="hu-HU"/>
        </w:rPr>
        <w:t>Példa: „</w:t>
      </w:r>
      <w:r w:rsidRPr="009D1DD7">
        <w:rPr>
          <w:lang w:val="en-US"/>
        </w:rPr>
        <w:t>BMW has a powerful engine, but VW has the best brakes.</w:t>
      </w:r>
      <w:r>
        <w:rPr>
          <w:lang w:val="hu-HU"/>
        </w:rPr>
        <w:t>”</w:t>
      </w:r>
    </w:p>
    <w:p w:rsidR="005F50B8" w:rsidRDefault="005F50B8" w:rsidP="005F50B8">
      <w:pPr>
        <w:pStyle w:val="ListParagraph"/>
        <w:numPr>
          <w:ilvl w:val="1"/>
          <w:numId w:val="17"/>
        </w:numPr>
        <w:rPr>
          <w:lang w:val="hu-HU"/>
        </w:rPr>
      </w:pPr>
      <w:r>
        <w:rPr>
          <w:lang w:val="hu-HU"/>
        </w:rPr>
        <w:t>A fenti mondatban a névelemek a „BMW” és „VW”, a tulajdonságok pedig az „</w:t>
      </w:r>
      <w:r w:rsidRPr="009D1DD7">
        <w:rPr>
          <w:lang w:val="en-US"/>
        </w:rPr>
        <w:t>engine</w:t>
      </w:r>
      <w:r>
        <w:rPr>
          <w:lang w:val="hu-HU"/>
        </w:rPr>
        <w:t>” és „</w:t>
      </w:r>
      <w:r w:rsidRPr="009D1DD7">
        <w:rPr>
          <w:lang w:val="en-US"/>
        </w:rPr>
        <w:t>brake</w:t>
      </w:r>
      <w:r>
        <w:rPr>
          <w:lang w:val="hu-HU"/>
        </w:rPr>
        <w:t>”</w:t>
      </w:r>
    </w:p>
    <w:p w:rsidR="005F50B8" w:rsidRDefault="005F50B8" w:rsidP="005F50B8">
      <w:pPr>
        <w:rPr>
          <w:lang w:val="hu-HU"/>
        </w:rPr>
      </w:pPr>
      <w:r>
        <w:rPr>
          <w:lang w:val="hu-HU"/>
        </w:rPr>
        <w:t>Az előző esetek</w:t>
      </w:r>
      <w:r w:rsidR="00A255DA">
        <w:rPr>
          <w:lang w:val="hu-HU"/>
        </w:rPr>
        <w:t>nél az is előfordulhat, hogy egy adott mondatban olyan névelem vagy tulajdonság fordul elő, mely az érzelemelemző rendszer számára ismeretlen. Például a „</w:t>
      </w:r>
      <w:r w:rsidR="00A255DA" w:rsidRPr="009D1DD7">
        <w:rPr>
          <w:lang w:val="en-US"/>
        </w:rPr>
        <w:t>BMW has a powerful engine, but VW has the best brakes.</w:t>
      </w:r>
      <w:r w:rsidR="00A255DA">
        <w:rPr>
          <w:lang w:val="hu-HU"/>
        </w:rPr>
        <w:t>”</w:t>
      </w:r>
      <w:r w:rsidR="004F70EA">
        <w:rPr>
          <w:lang w:val="hu-HU"/>
        </w:rPr>
        <w:t xml:space="preserve"> mondat esetében tételezzük fel, hogy a rendszer számára ismert a „BMW” névelem és a „</w:t>
      </w:r>
      <w:r w:rsidR="004F70EA" w:rsidRPr="009D1DD7">
        <w:rPr>
          <w:lang w:val="en-US"/>
        </w:rPr>
        <w:t>brake</w:t>
      </w:r>
      <w:r w:rsidR="004F70EA">
        <w:rPr>
          <w:lang w:val="hu-HU"/>
        </w:rPr>
        <w:t>” tulajdonság. Ebben az esetben nem létezik reláció az ismert névelem és tulajdonság köz</w:t>
      </w:r>
      <w:r w:rsidR="00B90CA4">
        <w:rPr>
          <w:lang w:val="hu-HU"/>
        </w:rPr>
        <w:t>öt</w:t>
      </w:r>
      <w:r w:rsidR="004F70EA">
        <w:rPr>
          <w:lang w:val="hu-HU"/>
        </w:rPr>
        <w:t>t, mivel az ismert „</w:t>
      </w:r>
      <w:r w:rsidR="004F70EA" w:rsidRPr="009D1DD7">
        <w:rPr>
          <w:lang w:val="en-US"/>
        </w:rPr>
        <w:t>brake</w:t>
      </w:r>
      <w:r w:rsidR="004F70EA">
        <w:rPr>
          <w:lang w:val="hu-HU"/>
        </w:rPr>
        <w:t>” tulajdonság az ismeretlen „VW” névelemmel, valamint az ismeretlen „</w:t>
      </w:r>
      <w:r w:rsidR="004F70EA" w:rsidRPr="009D1DD7">
        <w:rPr>
          <w:lang w:val="en-US"/>
        </w:rPr>
        <w:t>engine</w:t>
      </w:r>
      <w:r w:rsidR="004F70EA">
        <w:rPr>
          <w:lang w:val="hu-HU"/>
        </w:rPr>
        <w:t>” az ismert „BMW” névelemmel áll relációban.</w:t>
      </w:r>
      <w:r w:rsidR="00E429B3">
        <w:rPr>
          <w:lang w:val="hu-HU"/>
        </w:rPr>
        <w:t xml:space="preserve"> Fontos, hogy az ilyen kivételes esetekben is a reláció felismerés a megfelelő eredményt adja.</w:t>
      </w:r>
    </w:p>
    <w:p w:rsidR="00371C86" w:rsidRDefault="00780AE8" w:rsidP="005F50B8">
      <w:pPr>
        <w:rPr>
          <w:lang w:val="hu-HU"/>
        </w:rPr>
      </w:pPr>
      <w:r>
        <w:rPr>
          <w:lang w:val="hu-HU"/>
        </w:rPr>
        <w:t>Mielőtt ismertetném</w:t>
      </w:r>
      <w:r w:rsidR="00371C86">
        <w:rPr>
          <w:lang w:val="hu-HU"/>
        </w:rPr>
        <w:t xml:space="preserve"> az algoritmust</w:t>
      </w:r>
      <w:r w:rsidR="004D3E79">
        <w:rPr>
          <w:lang w:val="hu-HU"/>
        </w:rPr>
        <w:t xml:space="preserve">, </w:t>
      </w:r>
      <w:r w:rsidR="00F01A21">
        <w:rPr>
          <w:lang w:val="hu-HU"/>
        </w:rPr>
        <w:t xml:space="preserve">be kell mutatnom néhány fogalmat a </w:t>
      </w:r>
      <w:r w:rsidR="00734DDA">
        <w:rPr>
          <w:lang w:val="hu-HU"/>
        </w:rPr>
        <w:t>mondatban lévő szavak közti függőségek meghatározásáról.</w:t>
      </w:r>
      <w:r w:rsidR="00FE72A1">
        <w:rPr>
          <w:lang w:val="hu-HU"/>
        </w:rPr>
        <w:t xml:space="preserve"> A Stanford </w:t>
      </w:r>
      <w:r w:rsidR="00E977D3">
        <w:rPr>
          <w:lang w:val="en-US"/>
        </w:rPr>
        <w:t>Core NLP</w:t>
      </w:r>
      <w:r w:rsidR="00FE72A1">
        <w:rPr>
          <w:lang w:val="hu-HU"/>
        </w:rPr>
        <w:t xml:space="preserve"> </w:t>
      </w:r>
      <w:r w:rsidR="00E977D3">
        <w:rPr>
          <w:lang w:val="hu-HU"/>
        </w:rPr>
        <w:t xml:space="preserve">motor </w:t>
      </w:r>
      <w:r w:rsidR="00FE72A1">
        <w:rPr>
          <w:lang w:val="hu-HU"/>
        </w:rPr>
        <w:t>úgy volt tervezve, hogy egyszerű módon leírja a mondatokban fennálló nyelvtani kapcsolatokat, így azok is megérthetik, akiknek nem szakterületük a nyelvészet</w:t>
      </w:r>
      <w:r w:rsidR="00B15227">
        <w:rPr>
          <w:lang w:val="hu-HU"/>
        </w:rPr>
        <w:t xml:space="preserve"> </w:t>
      </w:r>
      <w:sdt>
        <w:sdtPr>
          <w:rPr>
            <w:lang w:val="hu-HU"/>
          </w:rPr>
          <w:id w:val="-650285780"/>
          <w:citation/>
        </w:sdtPr>
        <w:sdtContent>
          <w:r w:rsidR="00B15227">
            <w:rPr>
              <w:lang w:val="hu-HU"/>
            </w:rPr>
            <w:fldChar w:fldCharType="begin"/>
          </w:r>
          <w:r w:rsidR="00B15227">
            <w:rPr>
              <w:lang w:val="en-US"/>
            </w:rPr>
            <w:instrText xml:space="preserve"> CITATION Sta15 \l 1033 </w:instrText>
          </w:r>
          <w:r w:rsidR="00B15227">
            <w:rPr>
              <w:lang w:val="hu-HU"/>
            </w:rPr>
            <w:fldChar w:fldCharType="separate"/>
          </w:r>
          <w:r w:rsidR="00037308" w:rsidRPr="00037308">
            <w:rPr>
              <w:noProof/>
              <w:lang w:val="en-US"/>
            </w:rPr>
            <w:t>[7]</w:t>
          </w:r>
          <w:r w:rsidR="00B15227">
            <w:rPr>
              <w:lang w:val="hu-HU"/>
            </w:rPr>
            <w:fldChar w:fldCharType="end"/>
          </w:r>
        </w:sdtContent>
      </w:sdt>
      <w:r w:rsidR="00FE72A1">
        <w:rPr>
          <w:lang w:val="hu-HU"/>
        </w:rPr>
        <w:t>.</w:t>
      </w:r>
      <w:r w:rsidR="00854BA1">
        <w:rPr>
          <w:lang w:val="hu-HU"/>
        </w:rPr>
        <w:t xml:space="preserve"> A mondatban lévő összes relációt egységesen tárolja, mint egy három egységből álló együttest: (reláció típus, első szó, második szó). </w:t>
      </w:r>
      <w:r w:rsidR="00994848">
        <w:rPr>
          <w:lang w:val="hu-HU"/>
        </w:rPr>
        <w:t>Az</w:t>
      </w:r>
      <w:r w:rsidR="00854BA1">
        <w:rPr>
          <w:lang w:val="hu-HU"/>
        </w:rPr>
        <w:t xml:space="preserve"> </w:t>
      </w:r>
      <w:r w:rsidR="00994942">
        <w:rPr>
          <w:lang w:val="hu-HU"/>
        </w:rPr>
        <w:t>„</w:t>
      </w:r>
      <w:r w:rsidR="00994942" w:rsidRPr="003F0B93">
        <w:rPr>
          <w:lang w:val="en-US"/>
        </w:rPr>
        <w:t>Audi has a great engine.</w:t>
      </w:r>
      <w:r w:rsidR="00994942">
        <w:rPr>
          <w:lang w:val="hu-HU"/>
        </w:rPr>
        <w:t>”</w:t>
      </w:r>
      <w:r w:rsidR="00994848">
        <w:rPr>
          <w:lang w:val="hu-HU"/>
        </w:rPr>
        <w:t xml:space="preserve"> mondatban a következő relációkat határozza meg a Stanford </w:t>
      </w:r>
      <w:r w:rsidR="00E977D3">
        <w:rPr>
          <w:lang w:val="en-US"/>
        </w:rPr>
        <w:t>Core NLP motor</w:t>
      </w:r>
      <w:r w:rsidR="00994848">
        <w:rPr>
          <w:lang w:val="hu-HU"/>
        </w:rPr>
        <w:t>:</w:t>
      </w:r>
    </w:p>
    <w:tbl>
      <w:tblPr>
        <w:tblStyle w:val="TableGrid"/>
        <w:tblW w:w="0" w:type="auto"/>
        <w:jc w:val="center"/>
        <w:tblLook w:val="04A0" w:firstRow="1" w:lastRow="0" w:firstColumn="1" w:lastColumn="0" w:noHBand="0" w:noVBand="1"/>
      </w:tblPr>
      <w:tblGrid>
        <w:gridCol w:w="2489"/>
        <w:gridCol w:w="6799"/>
      </w:tblGrid>
      <w:tr w:rsidR="00F34ACE" w:rsidRPr="00800BFB" w:rsidTr="00E1112C">
        <w:trPr>
          <w:jc w:val="center"/>
        </w:trPr>
        <w:tc>
          <w:tcPr>
            <w:tcW w:w="2489" w:type="dxa"/>
          </w:tcPr>
          <w:p w:rsidR="00F34ACE" w:rsidRPr="00800BFB" w:rsidRDefault="00F34ACE" w:rsidP="002545B4">
            <w:pPr>
              <w:spacing w:line="240" w:lineRule="auto"/>
              <w:jc w:val="center"/>
              <w:rPr>
                <w:b/>
                <w:lang w:val="hu-HU"/>
              </w:rPr>
            </w:pPr>
            <w:r w:rsidRPr="00800BFB">
              <w:rPr>
                <w:b/>
                <w:lang w:val="hu-HU"/>
              </w:rPr>
              <w:t>Függőségek</w:t>
            </w:r>
          </w:p>
        </w:tc>
        <w:tc>
          <w:tcPr>
            <w:tcW w:w="6799" w:type="dxa"/>
          </w:tcPr>
          <w:p w:rsidR="00F34ACE" w:rsidRPr="00800BFB" w:rsidRDefault="00F34ACE" w:rsidP="001136D8">
            <w:pPr>
              <w:spacing w:line="240" w:lineRule="auto"/>
              <w:jc w:val="center"/>
              <w:rPr>
                <w:b/>
                <w:lang w:val="hu-HU"/>
              </w:rPr>
            </w:pPr>
            <w:r w:rsidRPr="00800BFB">
              <w:rPr>
                <w:b/>
                <w:lang w:val="hu-HU"/>
              </w:rPr>
              <w:t xml:space="preserve">Stanford </w:t>
            </w:r>
            <w:r w:rsidR="009A19FD">
              <w:rPr>
                <w:b/>
                <w:lang w:val="hu-HU"/>
              </w:rPr>
              <w:t>Core NLP</w:t>
            </w:r>
            <w:r w:rsidRPr="00800BFB">
              <w:rPr>
                <w:b/>
                <w:lang w:val="hu-HU"/>
              </w:rPr>
              <w:t xml:space="preserve"> Tankönyv leírás </w:t>
            </w:r>
            <w:sdt>
              <w:sdtPr>
                <w:rPr>
                  <w:b/>
                  <w:lang w:val="hu-HU"/>
                </w:rPr>
                <w:id w:val="-654602266"/>
                <w:citation/>
              </w:sdtPr>
              <w:sdtContent>
                <w:r w:rsidR="00B15227">
                  <w:rPr>
                    <w:b/>
                    <w:lang w:val="hu-HU"/>
                  </w:rPr>
                  <w:fldChar w:fldCharType="begin"/>
                </w:r>
                <w:r w:rsidR="00B15227">
                  <w:rPr>
                    <w:b/>
                    <w:lang w:val="en-US"/>
                  </w:rPr>
                  <w:instrText xml:space="preserve"> CITATION Sta15 \l 1033 </w:instrText>
                </w:r>
                <w:r w:rsidR="00B15227">
                  <w:rPr>
                    <w:b/>
                    <w:lang w:val="hu-HU"/>
                  </w:rPr>
                  <w:fldChar w:fldCharType="separate"/>
                </w:r>
                <w:r w:rsidR="00037308" w:rsidRPr="00037308">
                  <w:rPr>
                    <w:noProof/>
                    <w:lang w:val="en-US"/>
                  </w:rPr>
                  <w:t>[7]</w:t>
                </w:r>
                <w:r w:rsidR="00B15227">
                  <w:rPr>
                    <w:b/>
                    <w:lang w:val="hu-HU"/>
                  </w:rPr>
                  <w:fldChar w:fldCharType="end"/>
                </w:r>
              </w:sdtContent>
            </w:sdt>
          </w:p>
        </w:tc>
      </w:tr>
      <w:tr w:rsidR="00F34ACE" w:rsidTr="00E1112C">
        <w:trPr>
          <w:jc w:val="center"/>
        </w:trPr>
        <w:tc>
          <w:tcPr>
            <w:tcW w:w="2489" w:type="dxa"/>
          </w:tcPr>
          <w:p w:rsidR="00F34ACE" w:rsidRPr="00994848" w:rsidRDefault="00F34ACE" w:rsidP="002545B4">
            <w:pPr>
              <w:spacing w:line="240" w:lineRule="auto"/>
              <w:rPr>
                <w:lang w:val="hu-HU"/>
              </w:rPr>
            </w:pPr>
            <w:r w:rsidRPr="00994848">
              <w:rPr>
                <w:lang w:val="hu-HU"/>
              </w:rPr>
              <w:t>nsubj(has-2, Audi-1)</w:t>
            </w:r>
          </w:p>
        </w:tc>
        <w:tc>
          <w:tcPr>
            <w:tcW w:w="6799" w:type="dxa"/>
          </w:tcPr>
          <w:p w:rsidR="00F34ACE" w:rsidRPr="00994848" w:rsidRDefault="00CC6225" w:rsidP="002545B4">
            <w:pPr>
              <w:spacing w:line="240" w:lineRule="auto"/>
              <w:rPr>
                <w:lang w:val="hu-HU"/>
              </w:rPr>
            </w:pPr>
            <w:r>
              <w:rPr>
                <w:lang w:val="hu-HU"/>
              </w:rPr>
              <w:t>Főnévi igenév, az ige és a főnév közti kapcsolat</w:t>
            </w:r>
          </w:p>
        </w:tc>
      </w:tr>
      <w:tr w:rsidR="00F34ACE" w:rsidTr="00E1112C">
        <w:trPr>
          <w:jc w:val="center"/>
        </w:trPr>
        <w:tc>
          <w:tcPr>
            <w:tcW w:w="2489" w:type="dxa"/>
          </w:tcPr>
          <w:p w:rsidR="00F34ACE" w:rsidRPr="00994848" w:rsidRDefault="00F34ACE" w:rsidP="002545B4">
            <w:pPr>
              <w:spacing w:line="240" w:lineRule="auto"/>
              <w:rPr>
                <w:lang w:val="hu-HU"/>
              </w:rPr>
            </w:pPr>
            <w:r w:rsidRPr="00994848">
              <w:rPr>
                <w:lang w:val="hu-HU"/>
              </w:rPr>
              <w:t>root(ROOT-0, has-2)</w:t>
            </w:r>
          </w:p>
        </w:tc>
        <w:tc>
          <w:tcPr>
            <w:tcW w:w="6799" w:type="dxa"/>
          </w:tcPr>
          <w:p w:rsidR="00F34ACE" w:rsidRPr="00994848" w:rsidRDefault="00D925CD" w:rsidP="002545B4">
            <w:pPr>
              <w:spacing w:line="240" w:lineRule="auto"/>
              <w:rPr>
                <w:lang w:val="hu-HU"/>
              </w:rPr>
            </w:pPr>
            <w:r>
              <w:rPr>
                <w:lang w:val="hu-HU"/>
              </w:rPr>
              <w:t>Gyökér</w:t>
            </w:r>
            <w:r w:rsidR="00CB71AF">
              <w:rPr>
                <w:lang w:val="hu-HU"/>
              </w:rPr>
              <w:t xml:space="preserve"> reláció</w:t>
            </w:r>
            <w:r>
              <w:rPr>
                <w:lang w:val="hu-HU"/>
              </w:rPr>
              <w:t xml:space="preserve">, a </w:t>
            </w:r>
            <w:r w:rsidR="00CB71AF">
              <w:rPr>
                <w:lang w:val="hu-HU"/>
              </w:rPr>
              <w:t>mondat gyökere</w:t>
            </w:r>
          </w:p>
        </w:tc>
      </w:tr>
      <w:tr w:rsidR="00F34ACE" w:rsidTr="00E1112C">
        <w:trPr>
          <w:jc w:val="center"/>
        </w:trPr>
        <w:tc>
          <w:tcPr>
            <w:tcW w:w="2489" w:type="dxa"/>
          </w:tcPr>
          <w:p w:rsidR="00F34ACE" w:rsidRPr="00994848" w:rsidRDefault="00F34ACE" w:rsidP="002545B4">
            <w:pPr>
              <w:spacing w:line="240" w:lineRule="auto"/>
              <w:rPr>
                <w:lang w:val="hu-HU"/>
              </w:rPr>
            </w:pPr>
            <w:r w:rsidRPr="00994848">
              <w:rPr>
                <w:lang w:val="hu-HU"/>
              </w:rPr>
              <w:t>det(engine-5, a-3)</w:t>
            </w:r>
          </w:p>
        </w:tc>
        <w:tc>
          <w:tcPr>
            <w:tcW w:w="6799" w:type="dxa"/>
          </w:tcPr>
          <w:p w:rsidR="00F34ACE" w:rsidRPr="00994848" w:rsidRDefault="00F34ACE" w:rsidP="002545B4">
            <w:pPr>
              <w:spacing w:line="240" w:lineRule="auto"/>
              <w:rPr>
                <w:lang w:val="hu-HU"/>
              </w:rPr>
            </w:pPr>
            <w:r>
              <w:rPr>
                <w:lang w:val="hu-HU"/>
              </w:rPr>
              <w:t>Determináns, a főnevet meghatározó determináns és a főnév közti kapcsolat</w:t>
            </w:r>
          </w:p>
        </w:tc>
      </w:tr>
      <w:tr w:rsidR="00F34ACE" w:rsidTr="00E1112C">
        <w:trPr>
          <w:jc w:val="center"/>
        </w:trPr>
        <w:tc>
          <w:tcPr>
            <w:tcW w:w="2489" w:type="dxa"/>
          </w:tcPr>
          <w:p w:rsidR="00F34ACE" w:rsidRPr="00994848" w:rsidRDefault="00F34ACE" w:rsidP="002545B4">
            <w:pPr>
              <w:spacing w:line="240" w:lineRule="auto"/>
              <w:rPr>
                <w:lang w:val="hu-HU"/>
              </w:rPr>
            </w:pPr>
            <w:r w:rsidRPr="00994848">
              <w:rPr>
                <w:lang w:val="hu-HU"/>
              </w:rPr>
              <w:t>amod(engine-5, great-4)</w:t>
            </w:r>
          </w:p>
        </w:tc>
        <w:tc>
          <w:tcPr>
            <w:tcW w:w="6799" w:type="dxa"/>
          </w:tcPr>
          <w:p w:rsidR="00F34ACE" w:rsidRPr="00994848" w:rsidRDefault="00F34ACE" w:rsidP="002545B4">
            <w:pPr>
              <w:spacing w:line="240" w:lineRule="auto"/>
              <w:rPr>
                <w:lang w:val="hu-HU"/>
              </w:rPr>
            </w:pPr>
            <w:r>
              <w:rPr>
                <w:lang w:val="hu-HU"/>
              </w:rPr>
              <w:t>Melléknévi módosító, mely módosítja a főnév értelmét</w:t>
            </w:r>
          </w:p>
        </w:tc>
      </w:tr>
      <w:tr w:rsidR="00F34ACE" w:rsidTr="00E1112C">
        <w:trPr>
          <w:jc w:val="center"/>
        </w:trPr>
        <w:tc>
          <w:tcPr>
            <w:tcW w:w="2489" w:type="dxa"/>
          </w:tcPr>
          <w:p w:rsidR="00F34ACE" w:rsidRPr="00994848" w:rsidRDefault="00F34ACE" w:rsidP="002545B4">
            <w:pPr>
              <w:spacing w:line="240" w:lineRule="auto"/>
              <w:rPr>
                <w:lang w:val="hu-HU"/>
              </w:rPr>
            </w:pPr>
            <w:r w:rsidRPr="00994848">
              <w:rPr>
                <w:lang w:val="hu-HU"/>
              </w:rPr>
              <w:t>dobj(has-2, engine-5)</w:t>
            </w:r>
          </w:p>
        </w:tc>
        <w:tc>
          <w:tcPr>
            <w:tcW w:w="6799" w:type="dxa"/>
          </w:tcPr>
          <w:p w:rsidR="00F34ACE" w:rsidRPr="00994848" w:rsidRDefault="00F34ACE" w:rsidP="002545B4">
            <w:pPr>
              <w:spacing w:line="240" w:lineRule="auto"/>
              <w:rPr>
                <w:lang w:val="hu-HU"/>
              </w:rPr>
            </w:pPr>
            <w:r>
              <w:rPr>
                <w:lang w:val="hu-HU"/>
              </w:rPr>
              <w:t xml:space="preserve">Közvetlen tárgy, </w:t>
            </w:r>
            <w:r w:rsidR="00AA1C4E">
              <w:rPr>
                <w:lang w:val="hu-HU"/>
              </w:rPr>
              <w:t>az ige közvetle</w:t>
            </w:r>
            <w:r w:rsidR="00CC6225">
              <w:rPr>
                <w:lang w:val="hu-HU"/>
              </w:rPr>
              <w:t>n</w:t>
            </w:r>
            <w:r w:rsidR="00AA1C4E">
              <w:rPr>
                <w:lang w:val="hu-HU"/>
              </w:rPr>
              <w:t xml:space="preserve"> tárgya</w:t>
            </w:r>
          </w:p>
        </w:tc>
      </w:tr>
    </w:tbl>
    <w:p w:rsidR="00994848" w:rsidRDefault="00AD39B0" w:rsidP="00140326">
      <w:pPr>
        <w:spacing w:before="240"/>
        <w:rPr>
          <w:lang w:val="hu-HU"/>
        </w:rPr>
      </w:pPr>
      <w:r>
        <w:rPr>
          <w:lang w:val="hu-HU"/>
        </w:rPr>
        <w:t>A fenti függőségeket gráfként tárolják. A</w:t>
      </w:r>
      <w:r w:rsidR="001B5528">
        <w:rPr>
          <w:lang w:val="hu-HU"/>
        </w:rPr>
        <w:t xml:space="preserve">z </w:t>
      </w:r>
      <w:r w:rsidR="001B5528">
        <w:rPr>
          <w:lang w:val="hu-HU"/>
        </w:rPr>
        <w:fldChar w:fldCharType="begin"/>
      </w:r>
      <w:r w:rsidR="001B5528">
        <w:rPr>
          <w:lang w:val="hu-HU"/>
        </w:rPr>
        <w:instrText xml:space="preserve"> REF _Ref419475178 \h </w:instrText>
      </w:r>
      <w:r w:rsidR="001B5528">
        <w:rPr>
          <w:lang w:val="hu-HU"/>
        </w:rPr>
      </w:r>
      <w:r w:rsidR="001B5528">
        <w:rPr>
          <w:lang w:val="hu-HU"/>
        </w:rPr>
        <w:fldChar w:fldCharType="separate"/>
      </w:r>
      <w:r w:rsidR="0013491E">
        <w:rPr>
          <w:noProof/>
          <w:lang w:val="hu-HU"/>
        </w:rPr>
        <w:t>3</w:t>
      </w:r>
      <w:r w:rsidR="0013491E">
        <w:rPr>
          <w:lang w:val="hu-HU"/>
        </w:rPr>
        <w:t>.</w:t>
      </w:r>
      <w:r w:rsidR="0013491E">
        <w:rPr>
          <w:noProof/>
          <w:lang w:val="hu-HU"/>
        </w:rPr>
        <w:t>1</w:t>
      </w:r>
      <w:r w:rsidR="0013491E">
        <w:t xml:space="preserve">. </w:t>
      </w:r>
      <w:r w:rsidR="0013491E" w:rsidRPr="001B5528">
        <w:rPr>
          <w:lang w:val="hu-HU"/>
        </w:rPr>
        <w:t>ábra</w:t>
      </w:r>
      <w:r w:rsidR="001B5528">
        <w:rPr>
          <w:lang w:val="hu-HU"/>
        </w:rPr>
        <w:fldChar w:fldCharType="end"/>
      </w:r>
      <w:r>
        <w:rPr>
          <w:lang w:val="hu-HU"/>
        </w:rPr>
        <w:t xml:space="preserve"> a fenti függőségeknek megfelelő gráf</w:t>
      </w:r>
      <w:r w:rsidR="001B5528">
        <w:rPr>
          <w:lang w:val="hu-HU"/>
        </w:rPr>
        <w:t>ot</w:t>
      </w:r>
      <w:r>
        <w:rPr>
          <w:lang w:val="hu-HU"/>
        </w:rPr>
        <w:t xml:space="preserve"> mutatja:</w:t>
      </w:r>
    </w:p>
    <w:p w:rsidR="001B5528" w:rsidRDefault="001B5528" w:rsidP="001B5528">
      <w:pPr>
        <w:keepNext/>
        <w:spacing w:before="240"/>
        <w:jc w:val="center"/>
      </w:pPr>
      <w:r>
        <w:rPr>
          <w:noProof/>
          <w:lang w:eastAsia="ro-RO"/>
        </w:rPr>
        <w:lastRenderedPageBreak/>
        <w:drawing>
          <wp:inline distT="0" distB="0" distL="0" distR="0" wp14:anchorId="78299C9E" wp14:editId="6F6A41B2">
            <wp:extent cx="4029075" cy="2790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Dependencies.png"/>
                    <pic:cNvPicPr/>
                  </pic:nvPicPr>
                  <pic:blipFill>
                    <a:blip r:embed="rId12">
                      <a:extLst>
                        <a:ext uri="{28A0092B-C50C-407E-A947-70E740481C1C}">
                          <a14:useLocalDpi xmlns:a14="http://schemas.microsoft.com/office/drawing/2010/main" val="0"/>
                        </a:ext>
                      </a:extLst>
                    </a:blip>
                    <a:stretch>
                      <a:fillRect/>
                    </a:stretch>
                  </pic:blipFill>
                  <pic:spPr>
                    <a:xfrm>
                      <a:off x="0" y="0"/>
                      <a:ext cx="4029075" cy="2790825"/>
                    </a:xfrm>
                    <a:prstGeom prst="rect">
                      <a:avLst/>
                    </a:prstGeom>
                  </pic:spPr>
                </pic:pic>
              </a:graphicData>
            </a:graphic>
          </wp:inline>
        </w:drawing>
      </w:r>
    </w:p>
    <w:bookmarkStart w:id="0" w:name="_Ref419475178"/>
    <w:p w:rsidR="001B5528" w:rsidRDefault="00A7758F" w:rsidP="00FD62DD">
      <w:pPr>
        <w:pStyle w:val="Caption"/>
        <w:jc w:val="center"/>
        <w:rPr>
          <w:lang w:val="hu-HU"/>
        </w:rPr>
      </w:pPr>
      <w:r>
        <w:rPr>
          <w:lang w:val="hu-HU"/>
        </w:rPr>
        <w:fldChar w:fldCharType="begin"/>
      </w:r>
      <w:r>
        <w:rPr>
          <w:lang w:val="hu-HU"/>
        </w:rPr>
        <w:instrText xml:space="preserve"> SEQ ábra \* ARABIC </w:instrText>
      </w:r>
      <w:r>
        <w:rPr>
          <w:lang w:val="hu-HU"/>
        </w:rPr>
        <w:fldChar w:fldCharType="separate"/>
      </w:r>
      <w:r w:rsidR="00052C68">
        <w:rPr>
          <w:noProof/>
          <w:lang w:val="hu-HU"/>
        </w:rPr>
        <w:t>3</w:t>
      </w:r>
      <w:r>
        <w:rPr>
          <w:lang w:val="hu-HU"/>
        </w:rPr>
        <w:fldChar w:fldCharType="end"/>
      </w:r>
      <w:r w:rsidR="001B5528">
        <w:t xml:space="preserve">. </w:t>
      </w:r>
      <w:r w:rsidR="001B5528" w:rsidRPr="001B5528">
        <w:rPr>
          <w:lang w:val="hu-HU"/>
        </w:rPr>
        <w:t>ábra</w:t>
      </w:r>
      <w:bookmarkEnd w:id="0"/>
      <w:r w:rsidR="001B5528" w:rsidRPr="001B5528">
        <w:rPr>
          <w:lang w:val="hu-HU"/>
        </w:rPr>
        <w:t xml:space="preserve"> - </w:t>
      </w:r>
      <w:r w:rsidR="00331095">
        <w:rPr>
          <w:lang w:val="hu-HU"/>
        </w:rPr>
        <w:t>F</w:t>
      </w:r>
      <w:r w:rsidR="001B5528" w:rsidRPr="001B5528">
        <w:rPr>
          <w:lang w:val="hu-HU"/>
        </w:rPr>
        <w:t>üggőségek diagram</w:t>
      </w:r>
    </w:p>
    <w:p w:rsidR="009035BE" w:rsidRPr="009035BE" w:rsidRDefault="003F0B93" w:rsidP="005F50B8">
      <w:pPr>
        <w:rPr>
          <w:lang w:val="en-US"/>
        </w:rPr>
      </w:pPr>
      <w:r>
        <w:rPr>
          <w:lang w:val="hu-HU"/>
        </w:rPr>
        <w:t xml:space="preserve">A Stanford </w:t>
      </w:r>
      <w:r w:rsidR="00E0359B">
        <w:rPr>
          <w:lang w:val="en-US"/>
        </w:rPr>
        <w:t>Core NLP motor</w:t>
      </w:r>
      <w:r>
        <w:rPr>
          <w:lang w:val="hu-HU"/>
        </w:rPr>
        <w:t xml:space="preserve"> lehetővé teszi a függőségek összevonását. </w:t>
      </w:r>
      <w:r w:rsidR="00610F95">
        <w:rPr>
          <w:lang w:val="hu-HU"/>
        </w:rPr>
        <w:t xml:space="preserve">Az </w:t>
      </w:r>
      <w:r>
        <w:rPr>
          <w:lang w:val="hu-HU"/>
        </w:rPr>
        <w:t>„</w:t>
      </w:r>
      <w:r w:rsidRPr="003F0B93">
        <w:rPr>
          <w:lang w:val="en-US"/>
        </w:rPr>
        <w:t>Audi has a great engine under its hood.</w:t>
      </w:r>
      <w:r>
        <w:rPr>
          <w:lang w:val="hu-HU"/>
        </w:rPr>
        <w:t>”</w:t>
      </w:r>
      <w:r w:rsidR="00610F95">
        <w:rPr>
          <w:lang w:val="hu-HU"/>
        </w:rPr>
        <w:t xml:space="preserve"> mondatban a „</w:t>
      </w:r>
      <w:r w:rsidR="00610F95" w:rsidRPr="00610F95">
        <w:rPr>
          <w:lang w:val="hu-HU"/>
        </w:rPr>
        <w:t>prep(engine-5, under-6)</w:t>
      </w:r>
      <w:r w:rsidR="00610F95">
        <w:rPr>
          <w:lang w:val="hu-HU"/>
        </w:rPr>
        <w:t>” és „</w:t>
      </w:r>
      <w:r w:rsidR="00610F95" w:rsidRPr="00610F95">
        <w:rPr>
          <w:lang w:val="hu-HU"/>
        </w:rPr>
        <w:t>pobj(under-6, hood-8)</w:t>
      </w:r>
      <w:r w:rsidR="00610F95">
        <w:rPr>
          <w:lang w:val="hu-HU"/>
        </w:rPr>
        <w:t>” relációkat összevonva a következő relációt kapjuk: „</w:t>
      </w:r>
      <w:r w:rsidR="00610F95" w:rsidRPr="00610F95">
        <w:rPr>
          <w:lang w:val="hu-HU"/>
        </w:rPr>
        <w:t>prep_under(engine-5, hood-8)</w:t>
      </w:r>
      <w:r w:rsidR="00610F95">
        <w:rPr>
          <w:lang w:val="hu-HU"/>
        </w:rPr>
        <w:t>”.</w:t>
      </w:r>
      <w:r w:rsidR="00D846C8">
        <w:rPr>
          <w:lang w:val="hu-HU"/>
        </w:rPr>
        <w:t xml:space="preserve"> </w:t>
      </w:r>
      <w:r w:rsidR="009035BE">
        <w:rPr>
          <w:lang w:val="hu-HU"/>
        </w:rPr>
        <w:t>Az összevonás alapját az képezi, hogy az „under”szó kapcsolatban áll egyszerre az „engine” és a „hood” szavakkal. A szövegelemző felismerve ezt modósítja a kapcsolat típúsát és a „prep” után fűzi a kapcsolatot teremtő kötőszót „prep_under” és egybevonja a két összekötött szót „prep_under(engine-5, hood-8)”.</w:t>
      </w:r>
    </w:p>
    <w:p w:rsidR="00AD39B0" w:rsidRDefault="00D846C8" w:rsidP="005F50B8">
      <w:pPr>
        <w:rPr>
          <w:lang w:val="hu-HU"/>
        </w:rPr>
      </w:pPr>
      <w:r>
        <w:rPr>
          <w:lang w:val="hu-HU"/>
        </w:rPr>
        <w:t xml:space="preserve">A </w:t>
      </w:r>
      <w:r w:rsidR="00FC1A9B" w:rsidRPr="00FC1A9B">
        <w:rPr>
          <w:lang w:val="hu-HU"/>
        </w:rPr>
        <w:fldChar w:fldCharType="begin"/>
      </w:r>
      <w:r w:rsidR="00FC1A9B" w:rsidRPr="00FC1A9B">
        <w:rPr>
          <w:lang w:val="hu-HU"/>
        </w:rPr>
        <w:instrText xml:space="preserve"> REF _Ref419475753 \h </w:instrText>
      </w:r>
      <w:r w:rsidR="00FC1A9B" w:rsidRPr="00FC1A9B">
        <w:rPr>
          <w:lang w:val="hu-HU"/>
        </w:rPr>
      </w:r>
      <w:r w:rsidR="00FC1A9B" w:rsidRPr="00FC1A9B">
        <w:rPr>
          <w:lang w:val="hu-HU"/>
        </w:rPr>
        <w:fldChar w:fldCharType="separate"/>
      </w:r>
      <w:r w:rsidR="0013491E">
        <w:rPr>
          <w:noProof/>
          <w:lang w:val="hu-HU"/>
        </w:rPr>
        <w:t>3</w:t>
      </w:r>
      <w:r w:rsidR="0013491E">
        <w:rPr>
          <w:lang w:val="hu-HU"/>
        </w:rPr>
        <w:t>.</w:t>
      </w:r>
      <w:r w:rsidR="0013491E">
        <w:rPr>
          <w:noProof/>
          <w:lang w:val="hu-HU"/>
        </w:rPr>
        <w:t>2</w:t>
      </w:r>
      <w:r w:rsidR="0013491E" w:rsidRPr="0023279B">
        <w:rPr>
          <w:lang w:val="hu-HU"/>
        </w:rPr>
        <w:t>. ábra</w:t>
      </w:r>
      <w:r w:rsidR="00FC1A9B" w:rsidRPr="00FC1A9B">
        <w:rPr>
          <w:lang w:val="hu-HU"/>
        </w:rPr>
        <w:fldChar w:fldCharType="end"/>
      </w:r>
      <w:r w:rsidR="00FC1A9B">
        <w:rPr>
          <w:lang w:val="hu-HU"/>
        </w:rPr>
        <w:t xml:space="preserve"> </w:t>
      </w:r>
      <w:r>
        <w:rPr>
          <w:lang w:val="hu-HU"/>
        </w:rPr>
        <w:t>az alap- és összevont függőségeket mutatja.</w:t>
      </w:r>
    </w:p>
    <w:tbl>
      <w:tblPr>
        <w:tblStyle w:val="TableGrid"/>
        <w:tblW w:w="0" w:type="auto"/>
        <w:tblLook w:val="04A0" w:firstRow="1" w:lastRow="0" w:firstColumn="1" w:lastColumn="0" w:noHBand="0" w:noVBand="1"/>
      </w:tblPr>
      <w:tblGrid>
        <w:gridCol w:w="4644"/>
        <w:gridCol w:w="4901"/>
      </w:tblGrid>
      <w:tr w:rsidR="00F768C5" w:rsidTr="0023661C">
        <w:tc>
          <w:tcPr>
            <w:tcW w:w="4644" w:type="dxa"/>
            <w:vAlign w:val="bottom"/>
          </w:tcPr>
          <w:p w:rsidR="00F768C5" w:rsidRDefault="00F768C5" w:rsidP="0023661C">
            <w:pPr>
              <w:keepNext/>
              <w:spacing w:line="240" w:lineRule="auto"/>
              <w:jc w:val="center"/>
            </w:pPr>
            <w:r>
              <w:rPr>
                <w:noProof/>
                <w:lang w:eastAsia="ro-RO"/>
              </w:rPr>
              <w:drawing>
                <wp:inline distT="0" distB="0" distL="0" distR="0" wp14:anchorId="5A6743DF" wp14:editId="46A3A5BE">
                  <wp:extent cx="2428875" cy="2452097"/>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a_Dependencies.png"/>
                          <pic:cNvPicPr/>
                        </pic:nvPicPr>
                        <pic:blipFill>
                          <a:blip r:embed="rId13">
                            <a:extLst>
                              <a:ext uri="{28A0092B-C50C-407E-A947-70E740481C1C}">
                                <a14:useLocalDpi xmlns:a14="http://schemas.microsoft.com/office/drawing/2010/main" val="0"/>
                              </a:ext>
                            </a:extLst>
                          </a:blip>
                          <a:stretch>
                            <a:fillRect/>
                          </a:stretch>
                        </pic:blipFill>
                        <pic:spPr>
                          <a:xfrm>
                            <a:off x="0" y="0"/>
                            <a:ext cx="2434202" cy="2457475"/>
                          </a:xfrm>
                          <a:prstGeom prst="rect">
                            <a:avLst/>
                          </a:prstGeom>
                        </pic:spPr>
                      </pic:pic>
                    </a:graphicData>
                  </a:graphic>
                </wp:inline>
              </w:drawing>
            </w:r>
          </w:p>
          <w:p w:rsidR="0023661C" w:rsidRPr="0023661C" w:rsidRDefault="0023661C" w:rsidP="0023661C">
            <w:pPr>
              <w:keepNext/>
              <w:spacing w:line="240" w:lineRule="auto"/>
              <w:jc w:val="center"/>
              <w:rPr>
                <w:b/>
                <w:sz w:val="18"/>
                <w:szCs w:val="18"/>
              </w:rPr>
            </w:pPr>
            <w:r w:rsidRPr="0023661C">
              <w:rPr>
                <w:b/>
                <w:color w:val="4F81BD" w:themeColor="accent1"/>
                <w:sz w:val="18"/>
                <w:szCs w:val="18"/>
              </w:rPr>
              <w:t>(a)</w:t>
            </w:r>
          </w:p>
        </w:tc>
        <w:tc>
          <w:tcPr>
            <w:tcW w:w="4644" w:type="dxa"/>
            <w:vAlign w:val="bottom"/>
          </w:tcPr>
          <w:p w:rsidR="00F768C5" w:rsidRDefault="0023661C" w:rsidP="0023661C">
            <w:pPr>
              <w:keepNext/>
              <w:spacing w:line="240" w:lineRule="auto"/>
              <w:jc w:val="center"/>
              <w:rPr>
                <w:lang w:val="hu-HU"/>
              </w:rPr>
            </w:pPr>
            <w:r>
              <w:rPr>
                <w:noProof/>
                <w:lang w:eastAsia="ro-RO"/>
              </w:rPr>
              <w:drawing>
                <wp:inline distT="0" distB="0" distL="0" distR="0" wp14:anchorId="0F1A3ACD" wp14:editId="7C4E769A">
                  <wp:extent cx="2975229" cy="2333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b_Dependencies.png"/>
                          <pic:cNvPicPr/>
                        </pic:nvPicPr>
                        <pic:blipFill>
                          <a:blip r:embed="rId14">
                            <a:extLst>
                              <a:ext uri="{28A0092B-C50C-407E-A947-70E740481C1C}">
                                <a14:useLocalDpi xmlns:a14="http://schemas.microsoft.com/office/drawing/2010/main" val="0"/>
                              </a:ext>
                            </a:extLst>
                          </a:blip>
                          <a:stretch>
                            <a:fillRect/>
                          </a:stretch>
                        </pic:blipFill>
                        <pic:spPr>
                          <a:xfrm>
                            <a:off x="0" y="0"/>
                            <a:ext cx="2975229" cy="2333625"/>
                          </a:xfrm>
                          <a:prstGeom prst="rect">
                            <a:avLst/>
                          </a:prstGeom>
                        </pic:spPr>
                      </pic:pic>
                    </a:graphicData>
                  </a:graphic>
                </wp:inline>
              </w:drawing>
            </w:r>
          </w:p>
          <w:p w:rsidR="0023661C" w:rsidRPr="0023661C" w:rsidRDefault="0023661C" w:rsidP="0023661C">
            <w:pPr>
              <w:keepNext/>
              <w:spacing w:line="240" w:lineRule="auto"/>
              <w:jc w:val="center"/>
              <w:rPr>
                <w:b/>
                <w:sz w:val="18"/>
                <w:szCs w:val="18"/>
                <w:lang w:val="hu-HU"/>
              </w:rPr>
            </w:pPr>
            <w:r w:rsidRPr="0023661C">
              <w:rPr>
                <w:b/>
                <w:color w:val="4F81BD" w:themeColor="accent1"/>
                <w:sz w:val="18"/>
                <w:szCs w:val="18"/>
                <w:lang w:val="hu-HU"/>
              </w:rPr>
              <w:t>(b)</w:t>
            </w:r>
          </w:p>
        </w:tc>
      </w:tr>
    </w:tbl>
    <w:bookmarkStart w:id="1" w:name="_Ref419475753"/>
    <w:p w:rsidR="00F768C5" w:rsidRPr="0023279B" w:rsidRDefault="00A7758F" w:rsidP="00FD62DD">
      <w:pPr>
        <w:pStyle w:val="Caption"/>
        <w:jc w:val="center"/>
        <w:rPr>
          <w:lang w:val="hu-HU"/>
        </w:rPr>
      </w:pPr>
      <w:r>
        <w:rPr>
          <w:lang w:val="hu-HU"/>
        </w:rPr>
        <w:fldChar w:fldCharType="begin"/>
      </w:r>
      <w:r>
        <w:rPr>
          <w:lang w:val="hu-HU"/>
        </w:rPr>
        <w:instrText xml:space="preserve"> SEQ ábra \* ARABIC </w:instrText>
      </w:r>
      <w:r>
        <w:rPr>
          <w:lang w:val="hu-HU"/>
        </w:rPr>
        <w:fldChar w:fldCharType="separate"/>
      </w:r>
      <w:r w:rsidR="00052C68">
        <w:rPr>
          <w:noProof/>
          <w:lang w:val="hu-HU"/>
        </w:rPr>
        <w:t>4</w:t>
      </w:r>
      <w:r>
        <w:rPr>
          <w:lang w:val="hu-HU"/>
        </w:rPr>
        <w:fldChar w:fldCharType="end"/>
      </w:r>
      <w:r w:rsidR="0023661C" w:rsidRPr="0023279B">
        <w:rPr>
          <w:lang w:val="hu-HU"/>
        </w:rPr>
        <w:t>. ábra</w:t>
      </w:r>
      <w:bookmarkEnd w:id="1"/>
      <w:r w:rsidR="0023661C" w:rsidRPr="0023279B">
        <w:rPr>
          <w:lang w:val="hu-HU"/>
        </w:rPr>
        <w:t xml:space="preserve"> - Alap (a) és összevont (b) függőségek</w:t>
      </w:r>
    </w:p>
    <w:p w:rsidR="00035C39" w:rsidRDefault="005B51BF" w:rsidP="005F50B8">
      <w:pPr>
        <w:rPr>
          <w:lang w:val="hu-HU"/>
        </w:rPr>
      </w:pPr>
      <w:r>
        <w:rPr>
          <w:lang w:val="hu-HU"/>
        </w:rPr>
        <w:t>A mondatban lévő függőségek bemutatása szükséges volt, mivel ebből indul ki a névelem – tulajdonság kapcsolatokat meghatározó algoritmus. Első lépésként a bemeneti mondatnak meghatározza a függőségi gráfját.</w:t>
      </w:r>
      <w:r w:rsidR="00482B35">
        <w:rPr>
          <w:lang w:val="hu-HU"/>
        </w:rPr>
        <w:t xml:space="preserve"> Itt megjegyezném, hogy az algoritmus a függőségi gráfokat </w:t>
      </w:r>
      <w:r w:rsidR="00482B35">
        <w:rPr>
          <w:lang w:val="hu-HU"/>
        </w:rPr>
        <w:lastRenderedPageBreak/>
        <w:t>nem tekinti irányított gráfoknak.</w:t>
      </w:r>
      <w:r w:rsidR="0022630A">
        <w:rPr>
          <w:lang w:val="hu-HU"/>
        </w:rPr>
        <w:t xml:space="preserve"> </w:t>
      </w:r>
      <w:r w:rsidR="00035C39">
        <w:rPr>
          <w:lang w:val="hu-HU"/>
        </w:rPr>
        <w:t xml:space="preserve">Az előző két </w:t>
      </w:r>
      <w:r w:rsidR="006A298E">
        <w:rPr>
          <w:lang w:val="hu-HU"/>
        </w:rPr>
        <w:t>fejezetből ismert, hogy a névelemek és a tulajdonságok minden esetben főnevek.</w:t>
      </w:r>
      <w:r w:rsidR="00853AA7">
        <w:rPr>
          <w:lang w:val="hu-HU"/>
        </w:rPr>
        <w:t xml:space="preserve"> </w:t>
      </w:r>
      <w:r w:rsidR="002C3418">
        <w:rPr>
          <w:lang w:val="hu-HU"/>
        </w:rPr>
        <w:t>Ezt</w:t>
      </w:r>
      <w:r w:rsidR="00853AA7">
        <w:rPr>
          <w:lang w:val="hu-HU"/>
        </w:rPr>
        <w:t xml:space="preserve"> a</w:t>
      </w:r>
      <w:r w:rsidR="002C3418">
        <w:rPr>
          <w:lang w:val="hu-HU"/>
        </w:rPr>
        <w:t xml:space="preserve"> feltételezést </w:t>
      </w:r>
      <w:r w:rsidR="0022630A">
        <w:rPr>
          <w:lang w:val="hu-HU"/>
        </w:rPr>
        <w:t>fe</w:t>
      </w:r>
      <w:r w:rsidR="00F75712">
        <w:rPr>
          <w:lang w:val="hu-HU"/>
        </w:rPr>
        <w:t xml:space="preserve">lhasználva, meghatározom </w:t>
      </w:r>
      <w:r w:rsidR="00056747">
        <w:rPr>
          <w:lang w:val="hu-HU"/>
        </w:rPr>
        <w:t xml:space="preserve">a távolságot a gráfban szereplő névelemek között. A gráfban az élek hosszát 1-nek tekintem. </w:t>
      </w:r>
      <w:r w:rsidR="00B33356">
        <w:rPr>
          <w:lang w:val="hu-HU"/>
        </w:rPr>
        <w:t>Ezt követően minden ismert névelemre az algoritmus meg</w:t>
      </w:r>
      <w:r w:rsidR="00AB4575">
        <w:rPr>
          <w:lang w:val="hu-HU"/>
        </w:rPr>
        <w:t xml:space="preserve">határozza a hozzá legközelebb lévő ismert tulajdonsághoz vezető út távolságát. </w:t>
      </w:r>
      <w:r w:rsidR="00A63481">
        <w:rPr>
          <w:lang w:val="hu-HU"/>
        </w:rPr>
        <w:t xml:space="preserve">Ha a tulajdonsághoz nincs közelebb lévő névelem, mint az éppen aktuális névelem akkor sikeresen megtalálta a névelem – tulajdonság relációt. Ha a </w:t>
      </w:r>
      <w:r w:rsidR="009B00F8">
        <w:rPr>
          <w:lang w:val="hu-HU"/>
        </w:rPr>
        <w:t>tulajdonsághoz</w:t>
      </w:r>
      <w:r w:rsidR="00A63481">
        <w:rPr>
          <w:lang w:val="hu-HU"/>
        </w:rPr>
        <w:t xml:space="preserve"> </w:t>
      </w:r>
      <w:r w:rsidR="009B00F8">
        <w:rPr>
          <w:lang w:val="hu-HU"/>
        </w:rPr>
        <w:t>más tulajdonság is vezet ugyanolyan távolságú út</w:t>
      </w:r>
      <w:r w:rsidR="00B53A18">
        <w:rPr>
          <w:lang w:val="hu-HU"/>
        </w:rPr>
        <w:t>, mint az éppen aktuális névelemhez lévő távolság, akkor a névelem azokkal a tulajdonságokkal is relációban áll.</w:t>
      </w:r>
      <w:r w:rsidR="00BA5CBE">
        <w:rPr>
          <w:lang w:val="hu-HU"/>
        </w:rPr>
        <w:t xml:space="preserve"> A névelem – tulajdonság kapcsolatokat meghat</w:t>
      </w:r>
      <w:r w:rsidR="00D200C5">
        <w:rPr>
          <w:lang w:val="hu-HU"/>
        </w:rPr>
        <w:t>á</w:t>
      </w:r>
      <w:r w:rsidR="00BA5CBE">
        <w:rPr>
          <w:lang w:val="hu-HU"/>
        </w:rPr>
        <w:t xml:space="preserve">rozó algoritmust a </w:t>
      </w:r>
      <w:r w:rsidR="0023279B">
        <w:rPr>
          <w:lang w:val="hu-HU"/>
        </w:rPr>
        <w:t>következő</w:t>
      </w:r>
      <w:r w:rsidR="00BA5CBE">
        <w:rPr>
          <w:lang w:val="hu-HU"/>
        </w:rPr>
        <w:t xml:space="preserve"> pszeudókód mutatja be:</w:t>
      </w:r>
    </w:p>
    <w:p w:rsidR="00294C24" w:rsidRPr="00294C24" w:rsidRDefault="00294C24" w:rsidP="00294C24">
      <w:pPr>
        <w:pStyle w:val="CodeSnippet"/>
        <w:rPr>
          <w:noProof/>
        </w:rPr>
      </w:pPr>
      <w:r w:rsidRPr="00294C24">
        <w:rPr>
          <w:noProof/>
        </w:rPr>
        <w:t>FindRelations(List&lt;String&gt; keywords, List&lt;String&gt; characteristics, String sentence)</w:t>
      </w:r>
    </w:p>
    <w:p w:rsidR="00294C24" w:rsidRPr="00294C24" w:rsidRDefault="00294C24" w:rsidP="00294C24">
      <w:pPr>
        <w:pStyle w:val="CodeSnippet"/>
        <w:rPr>
          <w:b/>
          <w:noProof/>
        </w:rPr>
      </w:pPr>
      <w:r w:rsidRPr="00294C24">
        <w:rPr>
          <w:b/>
          <w:noProof/>
        </w:rPr>
        <w:t>begin</w:t>
      </w:r>
    </w:p>
    <w:p w:rsidR="00294C24" w:rsidRPr="00294C24" w:rsidRDefault="00294C24" w:rsidP="00294C24">
      <w:pPr>
        <w:pStyle w:val="CodeSnippet"/>
        <w:rPr>
          <w:noProof/>
        </w:rPr>
      </w:pPr>
      <w:r w:rsidRPr="00294C24">
        <w:rPr>
          <w:noProof/>
        </w:rPr>
        <w:t xml:space="preserve">  Map&lt;String, List&lt;Pair&lt;String, Integer&gt;&gt;&gt; distancesByNoun</w:t>
      </w:r>
    </w:p>
    <w:p w:rsidR="00294C24" w:rsidRPr="00294C24" w:rsidRDefault="00294C24" w:rsidP="00294C24">
      <w:pPr>
        <w:pStyle w:val="CodeSnippet"/>
        <w:rPr>
          <w:noProof/>
        </w:rPr>
      </w:pPr>
      <w:r w:rsidRPr="00294C24">
        <w:rPr>
          <w:noProof/>
        </w:rPr>
        <w:t xml:space="preserve">  List&lt;Pair&lt;String, String&gt;&gt; relations</w:t>
      </w:r>
    </w:p>
    <w:p w:rsidR="00294C24" w:rsidRPr="00294C24" w:rsidRDefault="00294C24" w:rsidP="00294C24">
      <w:pPr>
        <w:pStyle w:val="CodeSnippet"/>
        <w:rPr>
          <w:noProof/>
        </w:rPr>
      </w:pPr>
    </w:p>
    <w:p w:rsidR="00294C24" w:rsidRPr="00294C24" w:rsidRDefault="00294C24" w:rsidP="00294C24">
      <w:pPr>
        <w:pStyle w:val="CodeSnippet"/>
        <w:rPr>
          <w:noProof/>
        </w:rPr>
      </w:pPr>
      <w:r w:rsidRPr="00294C24">
        <w:rPr>
          <w:noProof/>
        </w:rPr>
        <w:t xml:space="preserve">  graph = StanfordParser.CreateDependencyGraph(sentence)</w:t>
      </w:r>
    </w:p>
    <w:p w:rsidR="00294C24" w:rsidRPr="00294C24" w:rsidRDefault="00294C24" w:rsidP="00294C24">
      <w:pPr>
        <w:pStyle w:val="CodeSnippet"/>
        <w:rPr>
          <w:noProof/>
        </w:rPr>
      </w:pPr>
      <w:r w:rsidRPr="00294C24">
        <w:rPr>
          <w:noProof/>
        </w:rPr>
        <w:t xml:space="preserve">  List&lt;String&gt; nouns = FindAllNounsInGraph(graph)</w:t>
      </w:r>
    </w:p>
    <w:p w:rsidR="00294C24" w:rsidRPr="00294C24" w:rsidRDefault="00294C24" w:rsidP="00294C24">
      <w:pPr>
        <w:pStyle w:val="CodeSnippet"/>
        <w:rPr>
          <w:noProof/>
        </w:rPr>
      </w:pPr>
      <w:r w:rsidRPr="00294C24">
        <w:rPr>
          <w:noProof/>
        </w:rPr>
        <w:t xml:space="preserve">  </w:t>
      </w:r>
      <w:r w:rsidRPr="00294C24">
        <w:rPr>
          <w:b/>
          <w:noProof/>
        </w:rPr>
        <w:t>for</w:t>
      </w:r>
      <w:r w:rsidRPr="00294C24">
        <w:rPr>
          <w:noProof/>
        </w:rPr>
        <w:t xml:space="preserve"> noun </w:t>
      </w:r>
      <w:r w:rsidRPr="00294C24">
        <w:rPr>
          <w:b/>
          <w:noProof/>
        </w:rPr>
        <w:t>in</w:t>
      </w:r>
      <w:r w:rsidRPr="00294C24">
        <w:rPr>
          <w:noProof/>
        </w:rPr>
        <w:t xml:space="preserve"> nouns</w:t>
      </w:r>
    </w:p>
    <w:p w:rsidR="00294C24" w:rsidRPr="00294C24" w:rsidRDefault="00294C24" w:rsidP="00294C24">
      <w:pPr>
        <w:pStyle w:val="CodeSnippet"/>
        <w:rPr>
          <w:noProof/>
        </w:rPr>
      </w:pPr>
      <w:r w:rsidRPr="00294C24">
        <w:rPr>
          <w:noProof/>
        </w:rPr>
        <w:t xml:space="preserve">    distancesByNoun[noun] = FindDistancesToOtherNouns(noun, graph) </w:t>
      </w:r>
    </w:p>
    <w:p w:rsidR="00294C24" w:rsidRPr="00294C24" w:rsidRDefault="00294C24" w:rsidP="00294C24">
      <w:pPr>
        <w:pStyle w:val="CodeSnippet"/>
        <w:rPr>
          <w:noProof/>
        </w:rPr>
      </w:pPr>
      <w:r w:rsidRPr="00294C24">
        <w:rPr>
          <w:noProof/>
        </w:rPr>
        <w:t xml:space="preserve">  endfor</w:t>
      </w:r>
    </w:p>
    <w:p w:rsidR="00294C24" w:rsidRPr="00294C24" w:rsidRDefault="00294C24" w:rsidP="00294C24">
      <w:pPr>
        <w:pStyle w:val="CodeSnippet"/>
        <w:rPr>
          <w:noProof/>
        </w:rPr>
      </w:pPr>
      <w:r w:rsidRPr="00294C24">
        <w:rPr>
          <w:noProof/>
        </w:rPr>
        <w:t xml:space="preserve">  </w:t>
      </w:r>
      <w:r w:rsidRPr="00294C24">
        <w:rPr>
          <w:b/>
          <w:noProof/>
        </w:rPr>
        <w:t>for</w:t>
      </w:r>
      <w:r w:rsidRPr="00294C24">
        <w:rPr>
          <w:noProof/>
        </w:rPr>
        <w:t xml:space="preserve"> (keyword, distances) </w:t>
      </w:r>
      <w:r w:rsidRPr="00294C24">
        <w:rPr>
          <w:b/>
          <w:noProof/>
        </w:rPr>
        <w:t>in</w:t>
      </w:r>
      <w:r w:rsidRPr="00294C24">
        <w:rPr>
          <w:noProof/>
        </w:rPr>
        <w:t xml:space="preserve"> distancesByNoun</w:t>
      </w:r>
    </w:p>
    <w:p w:rsidR="00294C24" w:rsidRPr="00294C24" w:rsidRDefault="00294C24" w:rsidP="00294C24">
      <w:pPr>
        <w:pStyle w:val="CodeSnippet"/>
        <w:rPr>
          <w:noProof/>
        </w:rPr>
      </w:pPr>
      <w:r w:rsidRPr="00294C24">
        <w:rPr>
          <w:noProof/>
        </w:rPr>
        <w:t xml:space="preserve">    </w:t>
      </w:r>
      <w:r w:rsidRPr="00294C24">
        <w:rPr>
          <w:b/>
          <w:noProof/>
        </w:rPr>
        <w:t>if</w:t>
      </w:r>
      <w:r w:rsidRPr="00294C24">
        <w:rPr>
          <w:noProof/>
        </w:rPr>
        <w:t xml:space="preserve"> (keywords.Contains(keyword))</w:t>
      </w:r>
    </w:p>
    <w:p w:rsidR="00294C24" w:rsidRPr="00294C24" w:rsidRDefault="00294C24" w:rsidP="00294C24">
      <w:pPr>
        <w:pStyle w:val="CodeSnippet"/>
        <w:rPr>
          <w:noProof/>
        </w:rPr>
      </w:pPr>
      <w:r w:rsidRPr="00294C24">
        <w:rPr>
          <w:noProof/>
        </w:rPr>
        <w:t xml:space="preserve">      distancesToCharacteristics = distances.Where(d =&gt; characteristics.Conatins(d.First))</w:t>
      </w:r>
    </w:p>
    <w:p w:rsidR="00294C24" w:rsidRPr="00294C24" w:rsidRDefault="00294C24" w:rsidP="00294C24">
      <w:pPr>
        <w:pStyle w:val="CodeSnippet"/>
        <w:rPr>
          <w:noProof/>
        </w:rPr>
      </w:pPr>
      <w:r w:rsidRPr="00294C24">
        <w:rPr>
          <w:noProof/>
        </w:rPr>
        <w:t xml:space="preserve">      Integer minDistanceToCharacteristics = distancesToCharacteristics.Min(d =&gt; d.Second)</w:t>
      </w:r>
    </w:p>
    <w:p w:rsidR="00294C24" w:rsidRPr="00294C24" w:rsidRDefault="00294C24" w:rsidP="00294C24">
      <w:pPr>
        <w:pStyle w:val="CodeSnippet"/>
        <w:rPr>
          <w:noProof/>
        </w:rPr>
      </w:pPr>
    </w:p>
    <w:p w:rsidR="00294C24" w:rsidRPr="00294C24" w:rsidRDefault="00294C24" w:rsidP="00294C24">
      <w:pPr>
        <w:pStyle w:val="CodeSnippet"/>
        <w:rPr>
          <w:noProof/>
        </w:rPr>
      </w:pPr>
      <w:r w:rsidRPr="00294C24">
        <w:rPr>
          <w:noProof/>
        </w:rPr>
        <w:t xml:space="preserve">      </w:t>
      </w:r>
      <w:r w:rsidRPr="00294C24">
        <w:rPr>
          <w:b/>
          <w:noProof/>
        </w:rPr>
        <w:t>for</w:t>
      </w:r>
      <w:r w:rsidRPr="00294C24">
        <w:rPr>
          <w:noProof/>
        </w:rPr>
        <w:t xml:space="preserve"> characteristic </w:t>
      </w:r>
      <w:r w:rsidRPr="00294C24">
        <w:rPr>
          <w:b/>
          <w:noProof/>
        </w:rPr>
        <w:t>in</w:t>
      </w:r>
      <w:r w:rsidRPr="00294C24">
        <w:rPr>
          <w:noProof/>
        </w:rPr>
        <w:t xml:space="preserve"> distancesToCharacteristics.Where(d =&gt; d.Second == minDistanceToCharacteristics).Select(d =&gt; d.First)</w:t>
      </w:r>
    </w:p>
    <w:p w:rsidR="00294C24" w:rsidRPr="00294C24" w:rsidRDefault="00294C24" w:rsidP="00294C24">
      <w:pPr>
        <w:pStyle w:val="CodeSnippet"/>
        <w:rPr>
          <w:noProof/>
        </w:rPr>
      </w:pPr>
      <w:r w:rsidRPr="00294C24">
        <w:rPr>
          <w:noProof/>
        </w:rPr>
        <w:t xml:space="preserve">        List&lt;Pair&lt;String, Integer&gt;&gt; distancesFromCharacteristic = distancesByNoun[characteristic]</w:t>
      </w:r>
    </w:p>
    <w:p w:rsidR="00294C24" w:rsidRPr="00294C24" w:rsidRDefault="00294C24" w:rsidP="00294C24">
      <w:pPr>
        <w:pStyle w:val="CodeSnippet"/>
        <w:rPr>
          <w:noProof/>
        </w:rPr>
      </w:pPr>
      <w:r w:rsidRPr="00294C24">
        <w:rPr>
          <w:noProof/>
        </w:rPr>
        <w:t xml:space="preserve">        Integer minDistanceToKeywords = distancesFromCharacteristic.Where(d =&gt; keywords.Contains(d.First)).Min(d =&gt; d.Second)</w:t>
      </w:r>
    </w:p>
    <w:p w:rsidR="00294C24" w:rsidRPr="00294C24" w:rsidRDefault="00294C24" w:rsidP="00294C24">
      <w:pPr>
        <w:pStyle w:val="CodeSnippet"/>
        <w:rPr>
          <w:noProof/>
        </w:rPr>
      </w:pPr>
      <w:r w:rsidRPr="00294C24">
        <w:rPr>
          <w:noProof/>
        </w:rPr>
        <w:t xml:space="preserve">        </w:t>
      </w:r>
    </w:p>
    <w:p w:rsidR="00294C24" w:rsidRPr="00294C24" w:rsidRDefault="00294C24" w:rsidP="00294C24">
      <w:pPr>
        <w:pStyle w:val="CodeSnippet"/>
        <w:rPr>
          <w:noProof/>
        </w:rPr>
      </w:pPr>
      <w:r w:rsidRPr="00294C24">
        <w:rPr>
          <w:noProof/>
        </w:rPr>
        <w:t xml:space="preserve">        List&lt;String&gt; closestNounsToCharacteristic = distancesFromCharacteristic.Where(d =&gt; d.Second == minDistanceToKeywords).Select(d =&gt; d.First)</w:t>
      </w:r>
    </w:p>
    <w:p w:rsidR="00294C24" w:rsidRPr="00294C24" w:rsidRDefault="00294C24" w:rsidP="00294C24">
      <w:pPr>
        <w:pStyle w:val="CodeSnippet"/>
        <w:rPr>
          <w:noProof/>
        </w:rPr>
      </w:pPr>
      <w:r w:rsidRPr="00294C24">
        <w:rPr>
          <w:noProof/>
        </w:rPr>
        <w:t xml:space="preserve">        </w:t>
      </w:r>
    </w:p>
    <w:p w:rsidR="00294C24" w:rsidRPr="00294C24" w:rsidRDefault="00294C24" w:rsidP="00294C24">
      <w:pPr>
        <w:pStyle w:val="CodeSnippet"/>
        <w:rPr>
          <w:noProof/>
        </w:rPr>
      </w:pPr>
      <w:r w:rsidRPr="00294C24">
        <w:rPr>
          <w:noProof/>
        </w:rPr>
        <w:t xml:space="preserve">        </w:t>
      </w:r>
      <w:r w:rsidRPr="00294C24">
        <w:rPr>
          <w:b/>
          <w:noProof/>
        </w:rPr>
        <w:t>if</w:t>
      </w:r>
      <w:r w:rsidRPr="00294C24">
        <w:rPr>
          <w:noProof/>
        </w:rPr>
        <w:t xml:space="preserve"> (closestNounsToCharacteristic.Contains(keyword))</w:t>
      </w:r>
    </w:p>
    <w:p w:rsidR="00294C24" w:rsidRPr="00294C24" w:rsidRDefault="00294C24" w:rsidP="00294C24">
      <w:pPr>
        <w:pStyle w:val="CodeSnippet"/>
        <w:rPr>
          <w:noProof/>
        </w:rPr>
      </w:pPr>
      <w:r w:rsidRPr="00294C24">
        <w:rPr>
          <w:noProof/>
        </w:rPr>
        <w:t xml:space="preserve">          relations.Add(Pair(keyword, characteristic))</w:t>
      </w:r>
    </w:p>
    <w:p w:rsidR="00294C24" w:rsidRPr="00294C24" w:rsidRDefault="00294C24" w:rsidP="00294C24">
      <w:pPr>
        <w:pStyle w:val="CodeSnippet"/>
        <w:rPr>
          <w:noProof/>
        </w:rPr>
      </w:pPr>
      <w:r w:rsidRPr="00294C24">
        <w:rPr>
          <w:noProof/>
        </w:rPr>
        <w:t xml:space="preserve">          </w:t>
      </w:r>
      <w:r w:rsidRPr="00294C24">
        <w:rPr>
          <w:b/>
          <w:noProof/>
        </w:rPr>
        <w:t>for</w:t>
      </w:r>
      <w:r w:rsidRPr="00294C24">
        <w:rPr>
          <w:noProof/>
        </w:rPr>
        <w:t xml:space="preserve"> otherCharacteristic </w:t>
      </w:r>
      <w:r w:rsidRPr="00294C24">
        <w:rPr>
          <w:b/>
          <w:noProof/>
        </w:rPr>
        <w:t>in</w:t>
      </w:r>
      <w:r w:rsidRPr="00294C24">
        <w:rPr>
          <w:noProof/>
        </w:rPr>
        <w:t xml:space="preserve"> closestNounsToCharacteristic.Where(n =&gt; n != keyword)</w:t>
      </w:r>
    </w:p>
    <w:p w:rsidR="00294C24" w:rsidRPr="00294C24" w:rsidRDefault="00294C24" w:rsidP="00294C24">
      <w:pPr>
        <w:pStyle w:val="CodeSnippet"/>
        <w:rPr>
          <w:noProof/>
        </w:rPr>
      </w:pPr>
      <w:r w:rsidRPr="00294C24">
        <w:rPr>
          <w:noProof/>
        </w:rPr>
        <w:t xml:space="preserve">            </w:t>
      </w:r>
      <w:r w:rsidRPr="007A2967">
        <w:rPr>
          <w:b/>
          <w:noProof/>
        </w:rPr>
        <w:t>if</w:t>
      </w:r>
      <w:r w:rsidRPr="00294C24">
        <w:rPr>
          <w:noProof/>
        </w:rPr>
        <w:t xml:space="preserve"> (characteristics.Contains(otherCharacteristic))</w:t>
      </w:r>
    </w:p>
    <w:p w:rsidR="00294C24" w:rsidRPr="00294C24" w:rsidRDefault="00294C24" w:rsidP="00294C24">
      <w:pPr>
        <w:pStyle w:val="CodeSnippet"/>
        <w:rPr>
          <w:noProof/>
        </w:rPr>
      </w:pPr>
      <w:r w:rsidRPr="00294C24">
        <w:rPr>
          <w:noProof/>
        </w:rPr>
        <w:t xml:space="preserve">                relations.Add(Pair(keyword, otherCharacteristic))</w:t>
      </w:r>
    </w:p>
    <w:p w:rsidR="00294C24" w:rsidRPr="00294C24" w:rsidRDefault="00294C24" w:rsidP="00294C24">
      <w:pPr>
        <w:pStyle w:val="CodeSnippet"/>
        <w:rPr>
          <w:b/>
          <w:noProof/>
        </w:rPr>
      </w:pPr>
      <w:r w:rsidRPr="00294C24">
        <w:rPr>
          <w:noProof/>
        </w:rPr>
        <w:t xml:space="preserve">            </w:t>
      </w:r>
      <w:r w:rsidRPr="00294C24">
        <w:rPr>
          <w:b/>
          <w:noProof/>
        </w:rPr>
        <w:t>endif</w:t>
      </w:r>
    </w:p>
    <w:p w:rsidR="00294C24" w:rsidRPr="00294C24" w:rsidRDefault="00294C24" w:rsidP="00294C24">
      <w:pPr>
        <w:pStyle w:val="CodeSnippet"/>
        <w:rPr>
          <w:b/>
          <w:noProof/>
        </w:rPr>
      </w:pPr>
      <w:r w:rsidRPr="00294C24">
        <w:rPr>
          <w:b/>
          <w:noProof/>
        </w:rPr>
        <w:t xml:space="preserve">          endfor</w:t>
      </w:r>
    </w:p>
    <w:p w:rsidR="00294C24" w:rsidRPr="00294C24" w:rsidRDefault="00294C24" w:rsidP="00294C24">
      <w:pPr>
        <w:pStyle w:val="CodeSnippet"/>
        <w:rPr>
          <w:b/>
          <w:noProof/>
        </w:rPr>
      </w:pPr>
      <w:r w:rsidRPr="00294C24">
        <w:rPr>
          <w:b/>
          <w:noProof/>
        </w:rPr>
        <w:t xml:space="preserve">        endif</w:t>
      </w:r>
    </w:p>
    <w:p w:rsidR="00294C24" w:rsidRPr="00294C24" w:rsidRDefault="00294C24" w:rsidP="00294C24">
      <w:pPr>
        <w:pStyle w:val="CodeSnippet"/>
        <w:rPr>
          <w:b/>
          <w:noProof/>
        </w:rPr>
      </w:pPr>
      <w:r w:rsidRPr="00294C24">
        <w:rPr>
          <w:b/>
          <w:noProof/>
        </w:rPr>
        <w:t xml:space="preserve">      endfor</w:t>
      </w:r>
    </w:p>
    <w:p w:rsidR="00294C24" w:rsidRPr="00294C24" w:rsidRDefault="00294C24" w:rsidP="00294C24">
      <w:pPr>
        <w:pStyle w:val="CodeSnippet"/>
        <w:rPr>
          <w:b/>
          <w:noProof/>
        </w:rPr>
      </w:pPr>
      <w:r w:rsidRPr="00294C24">
        <w:rPr>
          <w:b/>
          <w:noProof/>
        </w:rPr>
        <w:t xml:space="preserve">    endif</w:t>
      </w:r>
    </w:p>
    <w:p w:rsidR="00294C24" w:rsidRDefault="00294C24" w:rsidP="00294C24">
      <w:pPr>
        <w:pStyle w:val="CodeSnippet"/>
        <w:rPr>
          <w:b/>
          <w:noProof/>
        </w:rPr>
      </w:pPr>
      <w:r w:rsidRPr="00294C24">
        <w:rPr>
          <w:b/>
          <w:noProof/>
        </w:rPr>
        <w:t xml:space="preserve">  endfor</w:t>
      </w:r>
    </w:p>
    <w:p w:rsidR="00C93448" w:rsidRPr="00294C24" w:rsidRDefault="00C93448" w:rsidP="00294C24">
      <w:pPr>
        <w:pStyle w:val="CodeSnippet"/>
        <w:rPr>
          <w:b/>
          <w:noProof/>
        </w:rPr>
      </w:pPr>
      <w:r>
        <w:rPr>
          <w:b/>
          <w:noProof/>
        </w:rPr>
        <w:t xml:space="preserve">  return </w:t>
      </w:r>
      <w:r w:rsidRPr="00C93448">
        <w:rPr>
          <w:noProof/>
        </w:rPr>
        <w:t>relations</w:t>
      </w:r>
    </w:p>
    <w:p w:rsidR="00541909" w:rsidRPr="00294C24" w:rsidRDefault="00294C24" w:rsidP="00294C24">
      <w:pPr>
        <w:pStyle w:val="CodeSnippet"/>
        <w:rPr>
          <w:b/>
          <w:noProof/>
        </w:rPr>
      </w:pPr>
      <w:r w:rsidRPr="00294C24">
        <w:rPr>
          <w:b/>
          <w:noProof/>
        </w:rPr>
        <w:t>end</w:t>
      </w:r>
    </w:p>
    <w:p w:rsidR="00930CA0" w:rsidRDefault="00BB3829" w:rsidP="002545B4">
      <w:pPr>
        <w:rPr>
          <w:lang w:val="hu-HU"/>
        </w:rPr>
      </w:pPr>
      <w:r w:rsidRPr="00BB3829">
        <w:rPr>
          <w:lang w:val="hu-HU"/>
        </w:rPr>
        <w:lastRenderedPageBreak/>
        <w:t>Az előbbi pszeudokód</w:t>
      </w:r>
      <w:r>
        <w:rPr>
          <w:lang w:val="hu-HU"/>
        </w:rPr>
        <w:t>ban a következő adatstruktúrákat és jelöléseket használtam:</w:t>
      </w:r>
    </w:p>
    <w:tbl>
      <w:tblPr>
        <w:tblStyle w:val="TableGrid"/>
        <w:tblW w:w="0" w:type="auto"/>
        <w:tblLook w:val="04A0" w:firstRow="1" w:lastRow="0" w:firstColumn="1" w:lastColumn="0" w:noHBand="0" w:noVBand="1"/>
      </w:tblPr>
      <w:tblGrid>
        <w:gridCol w:w="3327"/>
        <w:gridCol w:w="5961"/>
      </w:tblGrid>
      <w:tr w:rsidR="00BB3829" w:rsidRPr="003E53AC" w:rsidTr="00A00E42">
        <w:tc>
          <w:tcPr>
            <w:tcW w:w="3327" w:type="dxa"/>
          </w:tcPr>
          <w:p w:rsidR="00BB3829" w:rsidRPr="003E53AC" w:rsidRDefault="00BB3829" w:rsidP="002545B4">
            <w:pPr>
              <w:spacing w:line="240" w:lineRule="auto"/>
              <w:jc w:val="center"/>
              <w:rPr>
                <w:b/>
                <w:lang w:val="hu-HU"/>
              </w:rPr>
            </w:pPr>
            <w:r w:rsidRPr="003E53AC">
              <w:rPr>
                <w:b/>
                <w:lang w:val="hu-HU"/>
              </w:rPr>
              <w:t>Pszeudokód</w:t>
            </w:r>
          </w:p>
        </w:tc>
        <w:tc>
          <w:tcPr>
            <w:tcW w:w="5961" w:type="dxa"/>
          </w:tcPr>
          <w:p w:rsidR="00BB3829" w:rsidRPr="003E53AC" w:rsidRDefault="00BB3829" w:rsidP="002545B4">
            <w:pPr>
              <w:spacing w:line="240" w:lineRule="auto"/>
              <w:jc w:val="center"/>
              <w:rPr>
                <w:b/>
                <w:lang w:val="hu-HU"/>
              </w:rPr>
            </w:pPr>
            <w:r w:rsidRPr="003E53AC">
              <w:rPr>
                <w:b/>
                <w:lang w:val="hu-HU"/>
              </w:rPr>
              <w:t>Magyarázat</w:t>
            </w:r>
          </w:p>
        </w:tc>
      </w:tr>
      <w:tr w:rsidR="00BB3829" w:rsidTr="00A00E42">
        <w:tc>
          <w:tcPr>
            <w:tcW w:w="3327" w:type="dxa"/>
          </w:tcPr>
          <w:p w:rsidR="00BB3829" w:rsidRDefault="00BB3829" w:rsidP="002545B4">
            <w:pPr>
              <w:spacing w:line="240" w:lineRule="auto"/>
              <w:rPr>
                <w:lang w:val="hu-HU"/>
              </w:rPr>
            </w:pPr>
            <w:r w:rsidRPr="00930CA0">
              <w:rPr>
                <w:rFonts w:ascii="Courier New" w:hAnsi="Courier New" w:cs="Courier New"/>
                <w:sz w:val="20"/>
                <w:lang w:val="en-US"/>
              </w:rPr>
              <w:t>Pair&lt;String, Integer&gt;</w:t>
            </w:r>
            <w:r>
              <w:rPr>
                <w:rFonts w:ascii="Courier New" w:hAnsi="Courier New" w:cs="Courier New"/>
                <w:sz w:val="20"/>
                <w:lang w:val="en-US"/>
              </w:rPr>
              <w:t xml:space="preserve"> p</w:t>
            </w:r>
          </w:p>
        </w:tc>
        <w:tc>
          <w:tcPr>
            <w:tcW w:w="5961" w:type="dxa"/>
          </w:tcPr>
          <w:p w:rsidR="00BB3829" w:rsidRDefault="00BB3829" w:rsidP="002545B4">
            <w:pPr>
              <w:spacing w:line="240" w:lineRule="auto"/>
              <w:rPr>
                <w:lang w:val="hu-HU"/>
              </w:rPr>
            </w:pPr>
            <w:r>
              <w:rPr>
                <w:lang w:val="hu-HU"/>
              </w:rPr>
              <w:t xml:space="preserve">Egy </w:t>
            </w:r>
            <w:r w:rsidRPr="00BB3829">
              <w:rPr>
                <w:rStyle w:val="CodeSnippetChar"/>
              </w:rPr>
              <w:t>String</w:t>
            </w:r>
            <w:r>
              <w:rPr>
                <w:lang w:val="hu-HU"/>
              </w:rPr>
              <w:t xml:space="preserve">-et és egész számot tartalmazó páros. </w:t>
            </w:r>
            <w:r w:rsidRPr="00BB3829">
              <w:rPr>
                <w:rStyle w:val="CodeSnippetChar"/>
              </w:rPr>
              <w:t>p.First</w:t>
            </w:r>
            <w:r>
              <w:rPr>
                <w:lang w:val="hu-HU"/>
              </w:rPr>
              <w:t xml:space="preserve">-el a </w:t>
            </w:r>
            <w:r w:rsidRPr="00BB3829">
              <w:rPr>
                <w:rStyle w:val="CodeSnippetChar"/>
              </w:rPr>
              <w:t>String</w:t>
            </w:r>
            <w:r>
              <w:rPr>
                <w:lang w:val="hu-HU"/>
              </w:rPr>
              <w:t xml:space="preserve">-et érjük el, </w:t>
            </w:r>
            <w:r w:rsidRPr="00BB3829">
              <w:rPr>
                <w:rStyle w:val="CodeSnippetChar"/>
              </w:rPr>
              <w:t>p.Second</w:t>
            </w:r>
            <w:r>
              <w:rPr>
                <w:lang w:val="hu-HU"/>
              </w:rPr>
              <w:t>-al az egész értéket</w:t>
            </w:r>
          </w:p>
        </w:tc>
      </w:tr>
      <w:tr w:rsidR="00BB3829" w:rsidTr="00A00E42">
        <w:tc>
          <w:tcPr>
            <w:tcW w:w="3327" w:type="dxa"/>
          </w:tcPr>
          <w:p w:rsidR="00BB3829" w:rsidRDefault="00BB3829" w:rsidP="002545B4">
            <w:pPr>
              <w:spacing w:line="240" w:lineRule="auto"/>
              <w:rPr>
                <w:lang w:val="hu-HU"/>
              </w:rPr>
            </w:pPr>
            <w:r w:rsidRPr="00930CA0">
              <w:rPr>
                <w:rFonts w:ascii="Courier New" w:hAnsi="Courier New" w:cs="Courier New"/>
                <w:sz w:val="20"/>
                <w:lang w:val="en-US"/>
              </w:rPr>
              <w:t>List&lt;String&gt;</w:t>
            </w:r>
            <w:r>
              <w:rPr>
                <w:rFonts w:ascii="Courier New" w:hAnsi="Courier New" w:cs="Courier New"/>
                <w:sz w:val="20"/>
                <w:lang w:val="en-US"/>
              </w:rPr>
              <w:t xml:space="preserve"> k</w:t>
            </w:r>
          </w:p>
        </w:tc>
        <w:tc>
          <w:tcPr>
            <w:tcW w:w="5961" w:type="dxa"/>
          </w:tcPr>
          <w:p w:rsidR="00BB3829" w:rsidRDefault="00BB3829" w:rsidP="002545B4">
            <w:pPr>
              <w:spacing w:line="240" w:lineRule="auto"/>
              <w:rPr>
                <w:lang w:val="hu-HU"/>
              </w:rPr>
            </w:pPr>
            <w:r>
              <w:rPr>
                <w:lang w:val="hu-HU"/>
              </w:rPr>
              <w:t xml:space="preserve">Egy </w:t>
            </w:r>
            <w:r w:rsidRPr="00BB3829">
              <w:rPr>
                <w:rStyle w:val="CodeSnippetChar"/>
              </w:rPr>
              <w:t>String</w:t>
            </w:r>
            <w:r>
              <w:rPr>
                <w:lang w:val="hu-HU"/>
              </w:rPr>
              <w:t>-eket tartalmazó lista</w:t>
            </w:r>
          </w:p>
        </w:tc>
      </w:tr>
      <w:tr w:rsidR="00BB3829" w:rsidTr="00A00E42">
        <w:tc>
          <w:tcPr>
            <w:tcW w:w="3327" w:type="dxa"/>
          </w:tcPr>
          <w:p w:rsidR="00BB3829" w:rsidRDefault="009B52BE" w:rsidP="002545B4">
            <w:pPr>
              <w:spacing w:line="240" w:lineRule="auto"/>
              <w:rPr>
                <w:lang w:val="hu-HU"/>
              </w:rPr>
            </w:pPr>
            <w:r w:rsidRPr="00930CA0">
              <w:rPr>
                <w:rFonts w:ascii="Courier New" w:hAnsi="Courier New" w:cs="Courier New"/>
                <w:sz w:val="20"/>
                <w:lang w:val="en-US"/>
              </w:rPr>
              <w:t>Map&lt;String,</w:t>
            </w:r>
            <w:r>
              <w:rPr>
                <w:rFonts w:ascii="Courier New" w:hAnsi="Courier New" w:cs="Courier New"/>
                <w:sz w:val="20"/>
                <w:lang w:val="en-US"/>
              </w:rPr>
              <w:t xml:space="preserve"> Integer</w:t>
            </w:r>
            <w:r w:rsidRPr="00930CA0">
              <w:rPr>
                <w:rFonts w:ascii="Courier New" w:hAnsi="Courier New" w:cs="Courier New"/>
                <w:sz w:val="20"/>
                <w:lang w:val="en-US"/>
              </w:rPr>
              <w:t>&gt;</w:t>
            </w:r>
            <w:r>
              <w:rPr>
                <w:rFonts w:ascii="Courier New" w:hAnsi="Courier New" w:cs="Courier New"/>
                <w:sz w:val="20"/>
                <w:lang w:val="en-US"/>
              </w:rPr>
              <w:t xml:space="preserve"> m</w:t>
            </w:r>
          </w:p>
        </w:tc>
        <w:tc>
          <w:tcPr>
            <w:tcW w:w="5961" w:type="dxa"/>
          </w:tcPr>
          <w:p w:rsidR="00BB3829" w:rsidRDefault="009B52BE" w:rsidP="002545B4">
            <w:pPr>
              <w:spacing w:line="240" w:lineRule="auto"/>
              <w:rPr>
                <w:lang w:val="hu-HU"/>
              </w:rPr>
            </w:pPr>
            <w:r>
              <w:rPr>
                <w:lang w:val="hu-HU"/>
              </w:rPr>
              <w:t xml:space="preserve">Kulcs-érték párokat tartalmazó hashmap. A kulcs típusa </w:t>
            </w:r>
            <w:r w:rsidRPr="009B52BE">
              <w:rPr>
                <w:rStyle w:val="CodeSnippetChar"/>
              </w:rPr>
              <w:t>String</w:t>
            </w:r>
            <w:r>
              <w:rPr>
                <w:lang w:val="hu-HU"/>
              </w:rPr>
              <w:t>, az érték típusa egész szám</w:t>
            </w:r>
          </w:p>
        </w:tc>
      </w:tr>
      <w:tr w:rsidR="009B52BE" w:rsidTr="00A00E42">
        <w:tc>
          <w:tcPr>
            <w:tcW w:w="3327" w:type="dxa"/>
          </w:tcPr>
          <w:p w:rsidR="009B52BE" w:rsidRDefault="009B52BE" w:rsidP="002545B4">
            <w:pPr>
              <w:spacing w:line="240" w:lineRule="auto"/>
              <w:rPr>
                <w:lang w:val="hu-HU"/>
              </w:rPr>
            </w:pPr>
            <w:r>
              <w:rPr>
                <w:rFonts w:ascii="Courier New" w:hAnsi="Courier New" w:cs="Courier New"/>
                <w:sz w:val="20"/>
                <w:lang w:val="en-US"/>
              </w:rPr>
              <w:t>m</w:t>
            </w:r>
            <w:r w:rsidRPr="00930CA0">
              <w:rPr>
                <w:rFonts w:ascii="Courier New" w:hAnsi="Courier New" w:cs="Courier New"/>
                <w:sz w:val="20"/>
                <w:lang w:val="en-US"/>
              </w:rPr>
              <w:t>[</w:t>
            </w:r>
            <w:r>
              <w:rPr>
                <w:rFonts w:ascii="Courier New" w:hAnsi="Courier New" w:cs="Courier New"/>
                <w:sz w:val="20"/>
                <w:lang w:val="en-US"/>
              </w:rPr>
              <w:t>“kulcs1”</w:t>
            </w:r>
            <w:r w:rsidRPr="00930CA0">
              <w:rPr>
                <w:rFonts w:ascii="Courier New" w:hAnsi="Courier New" w:cs="Courier New"/>
                <w:sz w:val="20"/>
                <w:lang w:val="en-US"/>
              </w:rPr>
              <w:t>]</w:t>
            </w:r>
            <w:r>
              <w:rPr>
                <w:rFonts w:ascii="Courier New" w:hAnsi="Courier New" w:cs="Courier New"/>
                <w:sz w:val="20"/>
                <w:lang w:val="en-US"/>
              </w:rPr>
              <w:t xml:space="preserve"> = 1</w:t>
            </w:r>
          </w:p>
        </w:tc>
        <w:tc>
          <w:tcPr>
            <w:tcW w:w="5961" w:type="dxa"/>
          </w:tcPr>
          <w:p w:rsidR="009B52BE" w:rsidRDefault="009B52BE" w:rsidP="002545B4">
            <w:pPr>
              <w:spacing w:line="240" w:lineRule="auto"/>
              <w:rPr>
                <w:lang w:val="hu-HU"/>
              </w:rPr>
            </w:pPr>
            <w:r>
              <w:rPr>
                <w:lang w:val="hu-HU"/>
              </w:rPr>
              <w:t>Érték tárolása a hashmap-ben.</w:t>
            </w:r>
          </w:p>
        </w:tc>
      </w:tr>
      <w:tr w:rsidR="009B52BE" w:rsidTr="00A00E42">
        <w:tc>
          <w:tcPr>
            <w:tcW w:w="3327" w:type="dxa"/>
          </w:tcPr>
          <w:p w:rsidR="009B52BE" w:rsidRDefault="00FA5845" w:rsidP="002545B4">
            <w:pPr>
              <w:spacing w:line="240" w:lineRule="auto"/>
              <w:rPr>
                <w:lang w:val="hu-HU"/>
              </w:rPr>
            </w:pPr>
            <w:r>
              <w:rPr>
                <w:rFonts w:ascii="Courier New" w:hAnsi="Courier New" w:cs="Courier New"/>
                <w:sz w:val="20"/>
                <w:lang w:val="en-US"/>
              </w:rPr>
              <w:t>list.Where(d =&gt; d == 2)</w:t>
            </w:r>
          </w:p>
        </w:tc>
        <w:tc>
          <w:tcPr>
            <w:tcW w:w="5961" w:type="dxa"/>
          </w:tcPr>
          <w:p w:rsidR="009B52BE" w:rsidRDefault="00FA5845" w:rsidP="002545B4">
            <w:pPr>
              <w:spacing w:line="240" w:lineRule="auto"/>
              <w:rPr>
                <w:lang w:val="hu-HU"/>
              </w:rPr>
            </w:pPr>
            <w:r>
              <w:rPr>
                <w:lang w:val="hu-HU"/>
              </w:rPr>
              <w:t>Lista szűrése, azon elemeket adja vissza, egyenlők 2-vel.</w:t>
            </w:r>
          </w:p>
        </w:tc>
      </w:tr>
      <w:tr w:rsidR="009B52BE" w:rsidTr="00A00E42">
        <w:tc>
          <w:tcPr>
            <w:tcW w:w="3327" w:type="dxa"/>
          </w:tcPr>
          <w:p w:rsidR="009B52BE" w:rsidRDefault="00FA5845" w:rsidP="002545B4">
            <w:pPr>
              <w:spacing w:line="240" w:lineRule="auto"/>
              <w:rPr>
                <w:lang w:val="hu-HU"/>
              </w:rPr>
            </w:pPr>
            <w:r>
              <w:rPr>
                <w:rFonts w:ascii="Courier New" w:hAnsi="Courier New" w:cs="Courier New"/>
                <w:sz w:val="20"/>
                <w:lang w:val="en-US"/>
              </w:rPr>
              <w:t>list.Select(d =&gt; d.First)</w:t>
            </w:r>
          </w:p>
        </w:tc>
        <w:tc>
          <w:tcPr>
            <w:tcW w:w="5961" w:type="dxa"/>
          </w:tcPr>
          <w:p w:rsidR="009B52BE" w:rsidRDefault="00E32640" w:rsidP="002545B4">
            <w:pPr>
              <w:spacing w:line="240" w:lineRule="auto"/>
              <w:rPr>
                <w:lang w:val="hu-HU"/>
              </w:rPr>
            </w:pPr>
            <w:r>
              <w:rPr>
                <w:lang w:val="hu-HU"/>
              </w:rPr>
              <w:t>Lista projekciója (mint adatbázis</w:t>
            </w:r>
            <w:r w:rsidR="00A00E42">
              <w:rPr>
                <w:lang w:val="hu-HU"/>
              </w:rPr>
              <w:t>táblá</w:t>
            </w:r>
            <w:r>
              <w:rPr>
                <w:lang w:val="hu-HU"/>
              </w:rPr>
              <w:t xml:space="preserve">knál a SELECT). A visszaadott listában annyi elem lesz, mint az eredeti listában, az érték viszont minden elem esetében a </w:t>
            </w:r>
            <w:r w:rsidRPr="00E32640">
              <w:rPr>
                <w:rStyle w:val="CodeSnippetChar"/>
              </w:rPr>
              <w:t>d.First</w:t>
            </w:r>
            <w:r>
              <w:rPr>
                <w:lang w:val="hu-HU"/>
              </w:rPr>
              <w:t xml:space="preserve"> által tárolt érték lesz.</w:t>
            </w:r>
          </w:p>
        </w:tc>
      </w:tr>
    </w:tbl>
    <w:p w:rsidR="00BB3829" w:rsidRDefault="00CD164B" w:rsidP="002545B4">
      <w:pPr>
        <w:spacing w:before="120"/>
        <w:rPr>
          <w:lang w:val="hu-HU"/>
        </w:rPr>
      </w:pPr>
      <w:r>
        <w:rPr>
          <w:lang w:val="hu-HU"/>
        </w:rPr>
        <w:t>A következőkben egy rövid példán szemléltetem az algoritmus működését.</w:t>
      </w:r>
      <w:r w:rsidR="00BC7579">
        <w:rPr>
          <w:lang w:val="hu-HU"/>
        </w:rPr>
        <w:t xml:space="preserve"> Legyen a következő mondat, melyben meg akarjuk határozni a névelem – tulajdonság kapcsolatokat: „</w:t>
      </w:r>
      <w:r w:rsidR="00BC7579" w:rsidRPr="00BC7579">
        <w:rPr>
          <w:lang w:val="en-US"/>
        </w:rPr>
        <w:t>The brake and gearbox of the Audi we have tested are working perfectly.</w:t>
      </w:r>
      <w:r w:rsidR="00BC7579">
        <w:rPr>
          <w:lang w:val="hu-HU"/>
        </w:rPr>
        <w:t>”</w:t>
      </w:r>
    </w:p>
    <w:p w:rsidR="00FD62DD" w:rsidRDefault="00FD62DD" w:rsidP="002545B4">
      <w:pPr>
        <w:spacing w:before="120"/>
        <w:rPr>
          <w:lang w:val="hu-HU"/>
        </w:rPr>
      </w:pPr>
      <w:r>
        <w:rPr>
          <w:lang w:val="hu-HU"/>
        </w:rPr>
        <w:t xml:space="preserve">A </w:t>
      </w:r>
      <w:r w:rsidR="00C63156" w:rsidRPr="00C63156">
        <w:rPr>
          <w:lang w:val="hu-HU"/>
        </w:rPr>
        <w:fldChar w:fldCharType="begin"/>
      </w:r>
      <w:r w:rsidR="00C63156" w:rsidRPr="00C63156">
        <w:rPr>
          <w:lang w:val="hu-HU"/>
        </w:rPr>
        <w:instrText xml:space="preserve"> REF _Ref419476382 \h </w:instrText>
      </w:r>
      <w:r w:rsidR="00C63156" w:rsidRPr="00C63156">
        <w:rPr>
          <w:lang w:val="hu-HU"/>
        </w:rPr>
      </w:r>
      <w:r w:rsidR="00C63156" w:rsidRPr="00C63156">
        <w:rPr>
          <w:lang w:val="hu-HU"/>
        </w:rPr>
        <w:fldChar w:fldCharType="separate"/>
      </w:r>
      <w:r w:rsidR="0013491E">
        <w:rPr>
          <w:noProof/>
          <w:lang w:val="hu-HU"/>
        </w:rPr>
        <w:t>3</w:t>
      </w:r>
      <w:r w:rsidR="0013491E">
        <w:rPr>
          <w:lang w:val="hu-HU"/>
        </w:rPr>
        <w:t>.</w:t>
      </w:r>
      <w:r w:rsidR="0013491E">
        <w:rPr>
          <w:noProof/>
          <w:lang w:val="hu-HU"/>
        </w:rPr>
        <w:t>3</w:t>
      </w:r>
      <w:r w:rsidR="0013491E">
        <w:t>.</w:t>
      </w:r>
      <w:r w:rsidR="0013491E" w:rsidRPr="00E14BB2">
        <w:rPr>
          <w:lang w:val="hu-HU"/>
        </w:rPr>
        <w:t xml:space="preserve"> ábra</w:t>
      </w:r>
      <w:r w:rsidR="00C63156" w:rsidRPr="00C63156">
        <w:rPr>
          <w:lang w:val="hu-HU"/>
        </w:rPr>
        <w:fldChar w:fldCharType="end"/>
      </w:r>
      <w:r w:rsidR="00C63156">
        <w:rPr>
          <w:lang w:val="hu-HU"/>
        </w:rPr>
        <w:t xml:space="preserve"> </w:t>
      </w:r>
      <w:r>
        <w:rPr>
          <w:lang w:val="hu-HU"/>
        </w:rPr>
        <w:t>mutatja a mondat összevont függőségi gráfját.</w:t>
      </w:r>
    </w:p>
    <w:p w:rsidR="00FD62DD" w:rsidRDefault="00FD62DD" w:rsidP="00FD62DD">
      <w:pPr>
        <w:keepNext/>
        <w:spacing w:before="120"/>
        <w:jc w:val="center"/>
      </w:pPr>
      <w:r>
        <w:rPr>
          <w:noProof/>
          <w:lang w:eastAsia="ro-RO"/>
        </w:rPr>
        <w:drawing>
          <wp:inline distT="0" distB="0" distL="0" distR="0" wp14:anchorId="6928F19F" wp14:editId="62CA4E61">
            <wp:extent cx="5760720" cy="42659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Example.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265930"/>
                    </a:xfrm>
                    <a:prstGeom prst="rect">
                      <a:avLst/>
                    </a:prstGeom>
                  </pic:spPr>
                </pic:pic>
              </a:graphicData>
            </a:graphic>
          </wp:inline>
        </w:drawing>
      </w:r>
    </w:p>
    <w:bookmarkStart w:id="2" w:name="_Ref419476382"/>
    <w:p w:rsidR="00FD62DD" w:rsidRPr="00BB3829" w:rsidRDefault="00A7758F" w:rsidP="00FD62DD">
      <w:pPr>
        <w:pStyle w:val="Caption"/>
        <w:jc w:val="center"/>
        <w:rPr>
          <w:lang w:val="hu-HU"/>
        </w:rPr>
      </w:pPr>
      <w:r>
        <w:rPr>
          <w:lang w:val="hu-HU"/>
        </w:rPr>
        <w:fldChar w:fldCharType="begin"/>
      </w:r>
      <w:r>
        <w:rPr>
          <w:lang w:val="hu-HU"/>
        </w:rPr>
        <w:instrText xml:space="preserve"> SEQ ábra \* ARABIC </w:instrText>
      </w:r>
      <w:r>
        <w:rPr>
          <w:lang w:val="hu-HU"/>
        </w:rPr>
        <w:fldChar w:fldCharType="separate"/>
      </w:r>
      <w:r w:rsidR="00052C68">
        <w:rPr>
          <w:noProof/>
          <w:lang w:val="hu-HU"/>
        </w:rPr>
        <w:t>5</w:t>
      </w:r>
      <w:r>
        <w:rPr>
          <w:lang w:val="hu-HU"/>
        </w:rPr>
        <w:fldChar w:fldCharType="end"/>
      </w:r>
      <w:r w:rsidR="00FD62DD">
        <w:t>.</w:t>
      </w:r>
      <w:r w:rsidR="00FD62DD" w:rsidRPr="00E14BB2">
        <w:rPr>
          <w:lang w:val="hu-HU"/>
        </w:rPr>
        <w:t xml:space="preserve"> ábra</w:t>
      </w:r>
      <w:bookmarkEnd w:id="2"/>
      <w:r w:rsidR="00FD62DD">
        <w:t xml:space="preserve"> -</w:t>
      </w:r>
      <w:r w:rsidR="00FD62DD" w:rsidRPr="00E14BB2">
        <w:rPr>
          <w:lang w:val="hu-HU"/>
        </w:rPr>
        <w:t xml:space="preserve"> Példamondat összevont függőségi gráfja</w:t>
      </w:r>
    </w:p>
    <w:p w:rsidR="00C67B18" w:rsidRPr="00BB3829" w:rsidRDefault="00C67B18" w:rsidP="00E9783B">
      <w:pPr>
        <w:spacing w:line="240" w:lineRule="auto"/>
        <w:jc w:val="left"/>
        <w:rPr>
          <w:rFonts w:ascii="Courier New" w:hAnsi="Courier New" w:cs="Courier New"/>
          <w:sz w:val="20"/>
          <w:lang w:val="hu-HU"/>
        </w:rPr>
      </w:pPr>
    </w:p>
    <w:p w:rsidR="005136F8" w:rsidRDefault="00E14BB2" w:rsidP="005F50B8">
      <w:pPr>
        <w:rPr>
          <w:lang w:val="hu-HU"/>
        </w:rPr>
      </w:pPr>
      <w:r>
        <w:rPr>
          <w:lang w:val="hu-HU"/>
        </w:rPr>
        <w:lastRenderedPageBreak/>
        <w:t>A relációkat meghatározó algoritmusnak megadjuk az „Audi”</w:t>
      </w:r>
      <w:r w:rsidR="001E153D">
        <w:rPr>
          <w:lang w:val="hu-HU"/>
        </w:rPr>
        <w:t xml:space="preserve"> szót</w:t>
      </w:r>
      <w:r>
        <w:rPr>
          <w:lang w:val="hu-HU"/>
        </w:rPr>
        <w:t xml:space="preserve"> mint névelem, valamint a „brake” és „gearbox” szavakat mint tulajdonság.</w:t>
      </w:r>
      <w:r w:rsidR="00003606">
        <w:rPr>
          <w:lang w:val="hu-HU"/>
        </w:rPr>
        <w:t xml:space="preserve"> Első lépésként az algoritmus meghatározza a mondatban szereplő összes főnév közötti távolságokat. Ezt az </w:t>
      </w:r>
      <w:r w:rsidR="00003606">
        <w:rPr>
          <w:lang w:val="hu-HU"/>
        </w:rPr>
        <w:fldChar w:fldCharType="begin"/>
      </w:r>
      <w:r w:rsidR="00003606">
        <w:rPr>
          <w:lang w:val="hu-HU"/>
        </w:rPr>
        <w:instrText xml:space="preserve"> REF _Ref419476947 \h </w:instrText>
      </w:r>
      <w:r w:rsidR="00003606">
        <w:rPr>
          <w:lang w:val="hu-HU"/>
        </w:rPr>
      </w:r>
      <w:r w:rsidR="00003606">
        <w:rPr>
          <w:lang w:val="hu-HU"/>
        </w:rPr>
        <w:fldChar w:fldCharType="separate"/>
      </w:r>
      <w:r w:rsidR="0013491E">
        <w:rPr>
          <w:noProof/>
          <w:lang w:val="hu-HU"/>
        </w:rPr>
        <w:t>1</w:t>
      </w:r>
      <w:r w:rsidR="0013491E">
        <w:t>. táblázat</w:t>
      </w:r>
      <w:r w:rsidR="00003606">
        <w:rPr>
          <w:lang w:val="hu-HU"/>
        </w:rPr>
        <w:fldChar w:fldCharType="end"/>
      </w:r>
      <w:r w:rsidR="00003606">
        <w:rPr>
          <w:lang w:val="hu-HU"/>
        </w:rPr>
        <w:t xml:space="preserve"> foglalja össze.</w:t>
      </w:r>
    </w:p>
    <w:tbl>
      <w:tblPr>
        <w:tblStyle w:val="TableGrid"/>
        <w:tblW w:w="0" w:type="auto"/>
        <w:jc w:val="center"/>
        <w:tblLook w:val="04A0" w:firstRow="1" w:lastRow="0" w:firstColumn="1" w:lastColumn="0" w:noHBand="0" w:noVBand="1"/>
      </w:tblPr>
      <w:tblGrid>
        <w:gridCol w:w="1163"/>
        <w:gridCol w:w="910"/>
        <w:gridCol w:w="1163"/>
        <w:gridCol w:w="816"/>
      </w:tblGrid>
      <w:tr w:rsidR="00003606" w:rsidTr="00003606">
        <w:trPr>
          <w:jc w:val="center"/>
        </w:trPr>
        <w:tc>
          <w:tcPr>
            <w:tcW w:w="1163" w:type="dxa"/>
          </w:tcPr>
          <w:p w:rsidR="00003606" w:rsidRDefault="00003606" w:rsidP="00003606">
            <w:pPr>
              <w:spacing w:line="240" w:lineRule="auto"/>
              <w:rPr>
                <w:lang w:val="hu-HU"/>
              </w:rPr>
            </w:pPr>
          </w:p>
        </w:tc>
        <w:tc>
          <w:tcPr>
            <w:tcW w:w="910" w:type="dxa"/>
          </w:tcPr>
          <w:p w:rsidR="00003606" w:rsidRDefault="00003606" w:rsidP="008D7C05">
            <w:pPr>
              <w:spacing w:line="240" w:lineRule="auto"/>
              <w:jc w:val="center"/>
              <w:rPr>
                <w:lang w:val="hu-HU"/>
              </w:rPr>
            </w:pPr>
            <w:r>
              <w:rPr>
                <w:lang w:val="hu-HU"/>
              </w:rPr>
              <w:t>Brake</w:t>
            </w:r>
          </w:p>
        </w:tc>
        <w:tc>
          <w:tcPr>
            <w:tcW w:w="1163" w:type="dxa"/>
          </w:tcPr>
          <w:p w:rsidR="00003606" w:rsidRDefault="00003606" w:rsidP="008D7C05">
            <w:pPr>
              <w:spacing w:line="240" w:lineRule="auto"/>
              <w:jc w:val="center"/>
              <w:rPr>
                <w:lang w:val="hu-HU"/>
              </w:rPr>
            </w:pPr>
            <w:r>
              <w:rPr>
                <w:lang w:val="hu-HU"/>
              </w:rPr>
              <w:t>Gearbox</w:t>
            </w:r>
          </w:p>
        </w:tc>
        <w:tc>
          <w:tcPr>
            <w:tcW w:w="816" w:type="dxa"/>
          </w:tcPr>
          <w:p w:rsidR="00003606" w:rsidRDefault="00003606" w:rsidP="008D7C05">
            <w:pPr>
              <w:spacing w:line="240" w:lineRule="auto"/>
              <w:jc w:val="center"/>
              <w:rPr>
                <w:lang w:val="hu-HU"/>
              </w:rPr>
            </w:pPr>
            <w:r>
              <w:rPr>
                <w:lang w:val="hu-HU"/>
              </w:rPr>
              <w:t>Audi</w:t>
            </w:r>
          </w:p>
        </w:tc>
      </w:tr>
      <w:tr w:rsidR="00003606" w:rsidTr="008D7C05">
        <w:trPr>
          <w:jc w:val="center"/>
        </w:trPr>
        <w:tc>
          <w:tcPr>
            <w:tcW w:w="1163" w:type="dxa"/>
          </w:tcPr>
          <w:p w:rsidR="00003606" w:rsidRDefault="00003606" w:rsidP="00003606">
            <w:pPr>
              <w:spacing w:line="240" w:lineRule="auto"/>
              <w:rPr>
                <w:lang w:val="hu-HU"/>
              </w:rPr>
            </w:pPr>
            <w:r>
              <w:rPr>
                <w:lang w:val="hu-HU"/>
              </w:rPr>
              <w:t>Brake</w:t>
            </w:r>
          </w:p>
        </w:tc>
        <w:tc>
          <w:tcPr>
            <w:tcW w:w="910" w:type="dxa"/>
            <w:vAlign w:val="center"/>
          </w:tcPr>
          <w:p w:rsidR="00003606" w:rsidRDefault="00003606" w:rsidP="008D7C05">
            <w:pPr>
              <w:spacing w:line="240" w:lineRule="auto"/>
              <w:jc w:val="center"/>
              <w:rPr>
                <w:lang w:val="hu-HU"/>
              </w:rPr>
            </w:pPr>
            <w:r>
              <w:rPr>
                <w:lang w:val="hu-HU"/>
              </w:rPr>
              <w:t>-</w:t>
            </w:r>
          </w:p>
        </w:tc>
        <w:tc>
          <w:tcPr>
            <w:tcW w:w="1163" w:type="dxa"/>
            <w:vAlign w:val="center"/>
          </w:tcPr>
          <w:p w:rsidR="00003606" w:rsidRDefault="00003606" w:rsidP="008D7C05">
            <w:pPr>
              <w:spacing w:line="240" w:lineRule="auto"/>
              <w:jc w:val="center"/>
              <w:rPr>
                <w:lang w:val="hu-HU"/>
              </w:rPr>
            </w:pPr>
            <w:r>
              <w:rPr>
                <w:lang w:val="hu-HU"/>
              </w:rPr>
              <w:t>1</w:t>
            </w:r>
          </w:p>
        </w:tc>
        <w:tc>
          <w:tcPr>
            <w:tcW w:w="816" w:type="dxa"/>
            <w:vAlign w:val="center"/>
          </w:tcPr>
          <w:p w:rsidR="00003606" w:rsidRDefault="00003606" w:rsidP="008D7C05">
            <w:pPr>
              <w:spacing w:line="240" w:lineRule="auto"/>
              <w:jc w:val="center"/>
              <w:rPr>
                <w:lang w:val="hu-HU"/>
              </w:rPr>
            </w:pPr>
            <w:r>
              <w:rPr>
                <w:lang w:val="hu-HU"/>
              </w:rPr>
              <w:t>2</w:t>
            </w:r>
          </w:p>
        </w:tc>
      </w:tr>
      <w:tr w:rsidR="00003606" w:rsidTr="008D7C05">
        <w:trPr>
          <w:jc w:val="center"/>
        </w:trPr>
        <w:tc>
          <w:tcPr>
            <w:tcW w:w="1163" w:type="dxa"/>
          </w:tcPr>
          <w:p w:rsidR="00003606" w:rsidRDefault="00003606" w:rsidP="00003606">
            <w:pPr>
              <w:spacing w:line="240" w:lineRule="auto"/>
              <w:rPr>
                <w:lang w:val="hu-HU"/>
              </w:rPr>
            </w:pPr>
            <w:r>
              <w:rPr>
                <w:lang w:val="hu-HU"/>
              </w:rPr>
              <w:t>Gearbox</w:t>
            </w:r>
          </w:p>
        </w:tc>
        <w:tc>
          <w:tcPr>
            <w:tcW w:w="910" w:type="dxa"/>
            <w:vAlign w:val="center"/>
          </w:tcPr>
          <w:p w:rsidR="00003606" w:rsidRDefault="00003606" w:rsidP="008D7C05">
            <w:pPr>
              <w:spacing w:line="240" w:lineRule="auto"/>
              <w:jc w:val="center"/>
              <w:rPr>
                <w:lang w:val="hu-HU"/>
              </w:rPr>
            </w:pPr>
            <w:r>
              <w:rPr>
                <w:lang w:val="hu-HU"/>
              </w:rPr>
              <w:t>1</w:t>
            </w:r>
          </w:p>
        </w:tc>
        <w:tc>
          <w:tcPr>
            <w:tcW w:w="1163" w:type="dxa"/>
            <w:vAlign w:val="center"/>
          </w:tcPr>
          <w:p w:rsidR="00003606" w:rsidRDefault="00003606" w:rsidP="008D7C05">
            <w:pPr>
              <w:spacing w:line="240" w:lineRule="auto"/>
              <w:jc w:val="center"/>
              <w:rPr>
                <w:lang w:val="hu-HU"/>
              </w:rPr>
            </w:pPr>
            <w:r>
              <w:rPr>
                <w:lang w:val="hu-HU"/>
              </w:rPr>
              <w:t>-</w:t>
            </w:r>
          </w:p>
        </w:tc>
        <w:tc>
          <w:tcPr>
            <w:tcW w:w="816" w:type="dxa"/>
            <w:vAlign w:val="center"/>
          </w:tcPr>
          <w:p w:rsidR="00003606" w:rsidRDefault="00003606" w:rsidP="008D7C05">
            <w:pPr>
              <w:spacing w:line="240" w:lineRule="auto"/>
              <w:jc w:val="center"/>
              <w:rPr>
                <w:lang w:val="hu-HU"/>
              </w:rPr>
            </w:pPr>
            <w:r>
              <w:rPr>
                <w:lang w:val="hu-HU"/>
              </w:rPr>
              <w:t>1</w:t>
            </w:r>
          </w:p>
        </w:tc>
      </w:tr>
      <w:tr w:rsidR="00003606" w:rsidTr="008D7C05">
        <w:trPr>
          <w:jc w:val="center"/>
        </w:trPr>
        <w:tc>
          <w:tcPr>
            <w:tcW w:w="1163" w:type="dxa"/>
          </w:tcPr>
          <w:p w:rsidR="00003606" w:rsidRDefault="00003606" w:rsidP="00003606">
            <w:pPr>
              <w:spacing w:line="240" w:lineRule="auto"/>
              <w:rPr>
                <w:lang w:val="hu-HU"/>
              </w:rPr>
            </w:pPr>
            <w:r>
              <w:rPr>
                <w:lang w:val="hu-HU"/>
              </w:rPr>
              <w:t>Audi</w:t>
            </w:r>
          </w:p>
        </w:tc>
        <w:tc>
          <w:tcPr>
            <w:tcW w:w="910" w:type="dxa"/>
            <w:vAlign w:val="center"/>
          </w:tcPr>
          <w:p w:rsidR="00003606" w:rsidRDefault="00003606" w:rsidP="008D7C05">
            <w:pPr>
              <w:spacing w:line="240" w:lineRule="auto"/>
              <w:jc w:val="center"/>
              <w:rPr>
                <w:lang w:val="hu-HU"/>
              </w:rPr>
            </w:pPr>
            <w:r>
              <w:rPr>
                <w:lang w:val="hu-HU"/>
              </w:rPr>
              <w:t>2</w:t>
            </w:r>
          </w:p>
        </w:tc>
        <w:tc>
          <w:tcPr>
            <w:tcW w:w="1163" w:type="dxa"/>
            <w:vAlign w:val="center"/>
          </w:tcPr>
          <w:p w:rsidR="00003606" w:rsidRDefault="00003606" w:rsidP="008D7C05">
            <w:pPr>
              <w:spacing w:line="240" w:lineRule="auto"/>
              <w:jc w:val="center"/>
              <w:rPr>
                <w:lang w:val="hu-HU"/>
              </w:rPr>
            </w:pPr>
            <w:r>
              <w:rPr>
                <w:lang w:val="hu-HU"/>
              </w:rPr>
              <w:t>1</w:t>
            </w:r>
          </w:p>
        </w:tc>
        <w:tc>
          <w:tcPr>
            <w:tcW w:w="816" w:type="dxa"/>
            <w:vAlign w:val="center"/>
          </w:tcPr>
          <w:p w:rsidR="00003606" w:rsidRDefault="00003606" w:rsidP="008D7C05">
            <w:pPr>
              <w:keepNext/>
              <w:spacing w:line="240" w:lineRule="auto"/>
              <w:jc w:val="center"/>
              <w:rPr>
                <w:lang w:val="hu-HU"/>
              </w:rPr>
            </w:pPr>
            <w:r>
              <w:rPr>
                <w:lang w:val="hu-HU"/>
              </w:rPr>
              <w:t>-</w:t>
            </w:r>
          </w:p>
        </w:tc>
      </w:tr>
    </w:tbl>
    <w:bookmarkStart w:id="3" w:name="_Ref419476947"/>
    <w:p w:rsidR="00003606" w:rsidRPr="00BB3829" w:rsidRDefault="00003606" w:rsidP="00003606">
      <w:pPr>
        <w:pStyle w:val="Caption"/>
        <w:jc w:val="center"/>
        <w:rPr>
          <w:lang w:val="hu-HU"/>
        </w:rPr>
      </w:pPr>
      <w:r>
        <w:rPr>
          <w:lang w:val="hu-HU"/>
        </w:rPr>
        <w:fldChar w:fldCharType="begin"/>
      </w:r>
      <w:r>
        <w:rPr>
          <w:lang w:val="hu-HU"/>
        </w:rPr>
        <w:instrText xml:space="preserve"> SEQ táblázat \* ARABIC </w:instrText>
      </w:r>
      <w:r>
        <w:rPr>
          <w:lang w:val="hu-HU"/>
        </w:rPr>
        <w:fldChar w:fldCharType="separate"/>
      </w:r>
      <w:r w:rsidR="00206B4E">
        <w:rPr>
          <w:noProof/>
          <w:lang w:val="hu-HU"/>
        </w:rPr>
        <w:t>3</w:t>
      </w:r>
      <w:r>
        <w:rPr>
          <w:lang w:val="hu-HU"/>
        </w:rPr>
        <w:fldChar w:fldCharType="end"/>
      </w:r>
      <w:r>
        <w:t>. táblázat</w:t>
      </w:r>
      <w:bookmarkEnd w:id="3"/>
      <w:r>
        <w:t xml:space="preserve"> - Távolság mátrix</w:t>
      </w:r>
    </w:p>
    <w:p w:rsidR="00475685" w:rsidRDefault="003C17E4" w:rsidP="00475685">
      <w:pPr>
        <w:rPr>
          <w:lang w:val="hu-HU"/>
        </w:rPr>
      </w:pPr>
      <w:r>
        <w:rPr>
          <w:lang w:val="hu-HU"/>
        </w:rPr>
        <w:t xml:space="preserve">Második lépésként az algoritmus meghatározza az „Audi” névelemhez legközelebbi karakterisztika távolságát. Jelen esetben ez a „gearbox”. Következő lépésként az algoritmus megnézi, hogy létezik-e a „gearbox”-hoz közelebb lévő névelem, mint az „Audi”. </w:t>
      </w:r>
      <w:r w:rsidR="00EF5395">
        <w:rPr>
          <w:lang w:val="hu-HU"/>
        </w:rPr>
        <w:t>Mivel ilyen névelem nem létezik, az algoritmus megtalálta az „Audi” és „gearbox”</w:t>
      </w:r>
      <w:r w:rsidR="007C0938">
        <w:rPr>
          <w:lang w:val="hu-HU"/>
        </w:rPr>
        <w:t xml:space="preserve"> közt fennálló</w:t>
      </w:r>
      <w:r w:rsidR="00EF5395">
        <w:rPr>
          <w:lang w:val="hu-HU"/>
        </w:rPr>
        <w:t xml:space="preserve"> relációt. </w:t>
      </w:r>
      <w:r w:rsidR="00780F29">
        <w:rPr>
          <w:lang w:val="hu-HU"/>
        </w:rPr>
        <w:t xml:space="preserve">Utolsó lépésként az algoritmus megvizsgálja, hogy létezik-e a „gearbox”-tól más tulajdonsághoz vezető út, melynek hossza megegyezik 1-el (az „Audi” és „gearbox” közti távolsággal). </w:t>
      </w:r>
      <w:r w:rsidR="00055AA0">
        <w:rPr>
          <w:lang w:val="hu-HU"/>
        </w:rPr>
        <w:t xml:space="preserve">Ebben az esetben létezik ez az út, így az algoritmus megtalálta az „Audi” és „brake” közt fennálló kapcsolatot is. </w:t>
      </w:r>
      <w:r w:rsidR="00D95150">
        <w:rPr>
          <w:lang w:val="hu-HU"/>
        </w:rPr>
        <w:t>Láthatjuk, hogy a fenti példa esetében az algoritmus a mondatban lévő mindkét kapcsolatot megtalálta.</w:t>
      </w:r>
      <w:r w:rsidR="00EB5CB4">
        <w:rPr>
          <w:lang w:val="hu-HU"/>
        </w:rPr>
        <w:t xml:space="preserve"> Az </w:t>
      </w:r>
      <w:r w:rsidR="00EB5CB4">
        <w:rPr>
          <w:lang w:val="hu-HU"/>
        </w:rPr>
        <w:fldChar w:fldCharType="begin"/>
      </w:r>
      <w:r w:rsidR="00EB5CB4">
        <w:rPr>
          <w:lang w:val="hu-HU"/>
        </w:rPr>
        <w:instrText xml:space="preserve"> REF _Ref419477651 \r \h </w:instrText>
      </w:r>
      <w:r w:rsidR="00EB5CB4">
        <w:rPr>
          <w:lang w:val="hu-HU"/>
        </w:rPr>
      </w:r>
      <w:r w:rsidR="00EB5CB4">
        <w:rPr>
          <w:lang w:val="hu-HU"/>
        </w:rPr>
        <w:fldChar w:fldCharType="separate"/>
      </w:r>
      <w:r w:rsidR="0013491E">
        <w:rPr>
          <w:lang w:val="hu-HU"/>
        </w:rPr>
        <w:t>5</w:t>
      </w:r>
      <w:r w:rsidR="00EB5CB4">
        <w:rPr>
          <w:lang w:val="hu-HU"/>
        </w:rPr>
        <w:fldChar w:fldCharType="end"/>
      </w:r>
      <w:r w:rsidR="00EB5CB4">
        <w:rPr>
          <w:lang w:val="hu-HU"/>
        </w:rPr>
        <w:t>. fejezetben az eredmények bemutatásánál, részletesen kitérek majd az algoritmus hatékonyságára, melyet ún. „unit tesztek” segítségével, a fent említett minden esetre, több példamondaton keresztül teszteltem.</w:t>
      </w:r>
    </w:p>
    <w:p w:rsidR="00DD0901" w:rsidRDefault="00DD0901" w:rsidP="00DD0901">
      <w:pPr>
        <w:pStyle w:val="Heading2"/>
        <w:rPr>
          <w:lang w:val="hu-HU"/>
        </w:rPr>
      </w:pPr>
      <w:bookmarkStart w:id="4" w:name="_Ref423453266"/>
      <w:r w:rsidRPr="00BB3829">
        <w:rPr>
          <w:lang w:val="hu-HU"/>
        </w:rPr>
        <w:t>Érzelem meghatározás</w:t>
      </w:r>
      <w:bookmarkEnd w:id="4"/>
    </w:p>
    <w:p w:rsidR="00AB24D9" w:rsidRDefault="00317BD0" w:rsidP="00AB24D9">
      <w:pPr>
        <w:rPr>
          <w:lang w:val="hu-HU"/>
        </w:rPr>
      </w:pPr>
      <w:r>
        <w:rPr>
          <w:lang w:val="hu-HU"/>
        </w:rPr>
        <w:t xml:space="preserve">Az érzelem meghatározására a Stanford Core NLP motor érzelem-meghatározó komponensét használtam. </w:t>
      </w:r>
      <w:r w:rsidR="00923098">
        <w:rPr>
          <w:lang w:val="hu-HU"/>
        </w:rPr>
        <w:t>A legtöbb érzelem-meghatározó rendszer úgy működik, hogy a szavakat külön-külön elemzik, pozitív pontokat adva a pozitív szavaknak, negatívat a negatívaknak, majd összesítik a pontokat</w:t>
      </w:r>
      <w:r w:rsidR="00663310">
        <w:rPr>
          <w:lang w:val="hu-HU"/>
        </w:rPr>
        <w:t xml:space="preserve"> </w:t>
      </w:r>
      <w:sdt>
        <w:sdtPr>
          <w:rPr>
            <w:lang w:val="hu-HU"/>
          </w:rPr>
          <w:id w:val="1491682011"/>
          <w:citation/>
        </w:sdtPr>
        <w:sdtContent>
          <w:r w:rsidR="00663310">
            <w:rPr>
              <w:lang w:val="hu-HU"/>
            </w:rPr>
            <w:fldChar w:fldCharType="begin"/>
          </w:r>
          <w:r w:rsidR="00663310">
            <w:rPr>
              <w:lang w:val="en-US"/>
            </w:rPr>
            <w:instrText xml:space="preserve"> CITATION Sta \l 1033 </w:instrText>
          </w:r>
          <w:r w:rsidR="00663310">
            <w:rPr>
              <w:lang w:val="hu-HU"/>
            </w:rPr>
            <w:fldChar w:fldCharType="separate"/>
          </w:r>
          <w:r w:rsidR="00037308" w:rsidRPr="00037308">
            <w:rPr>
              <w:noProof/>
              <w:lang w:val="en-US"/>
            </w:rPr>
            <w:t>[9]</w:t>
          </w:r>
          <w:r w:rsidR="00663310">
            <w:rPr>
              <w:lang w:val="hu-HU"/>
            </w:rPr>
            <w:fldChar w:fldCharType="end"/>
          </w:r>
        </w:sdtContent>
      </w:sdt>
      <w:r w:rsidR="00923098">
        <w:rPr>
          <w:lang w:val="hu-HU"/>
        </w:rPr>
        <w:t xml:space="preserve">. </w:t>
      </w:r>
      <w:r w:rsidR="002D4945">
        <w:rPr>
          <w:lang w:val="hu-HU"/>
        </w:rPr>
        <w:t>Így figyelmen kívül hagyják a szórendet, ami bizony fontos információ.</w:t>
      </w:r>
      <w:r>
        <w:rPr>
          <w:lang w:val="hu-HU"/>
        </w:rPr>
        <w:t xml:space="preserve"> A Stanford érzelem-meghatározó rendszer</w:t>
      </w:r>
      <w:r w:rsidR="00AB24D9">
        <w:rPr>
          <w:lang w:val="hu-HU"/>
        </w:rPr>
        <w:t xml:space="preserve"> egy rekurzív tenzor neuronhálót használ az érzelmek meghatározására</w:t>
      </w:r>
      <w:r w:rsidR="00714EC4">
        <w:rPr>
          <w:lang w:val="hu-HU"/>
        </w:rPr>
        <w:t xml:space="preserve"> és strukturálisan felépíti a mondatnak megfelelő érzelmi fát</w:t>
      </w:r>
      <w:r w:rsidR="005F0309">
        <w:rPr>
          <w:lang w:val="hu-HU"/>
        </w:rPr>
        <w:t xml:space="preserve"> </w:t>
      </w:r>
      <w:r w:rsidR="00663310">
        <w:rPr>
          <w:lang w:val="hu-HU"/>
        </w:rPr>
        <w:t xml:space="preserve"> </w:t>
      </w:r>
      <w:sdt>
        <w:sdtPr>
          <w:rPr>
            <w:lang w:val="hu-HU"/>
          </w:rPr>
          <w:id w:val="1255249393"/>
          <w:citation/>
        </w:sdtPr>
        <w:sdtContent>
          <w:r w:rsidR="00663310">
            <w:rPr>
              <w:lang w:val="hu-HU"/>
            </w:rPr>
            <w:fldChar w:fldCharType="begin"/>
          </w:r>
          <w:r w:rsidR="00663310">
            <w:rPr>
              <w:lang w:val="en-US"/>
            </w:rPr>
            <w:instrText xml:space="preserve"> CITATION Soc \l 1033 </w:instrText>
          </w:r>
          <w:r w:rsidR="00663310">
            <w:rPr>
              <w:lang w:val="hu-HU"/>
            </w:rPr>
            <w:fldChar w:fldCharType="separate"/>
          </w:r>
          <w:r w:rsidR="00037308" w:rsidRPr="00037308">
            <w:rPr>
              <w:noProof/>
              <w:lang w:val="en-US"/>
            </w:rPr>
            <w:t>[10]</w:t>
          </w:r>
          <w:r w:rsidR="00663310">
            <w:rPr>
              <w:lang w:val="hu-HU"/>
            </w:rPr>
            <w:fldChar w:fldCharType="end"/>
          </w:r>
        </w:sdtContent>
      </w:sdt>
      <w:r w:rsidR="00AB24D9">
        <w:rPr>
          <w:lang w:val="hu-HU"/>
        </w:rPr>
        <w:t xml:space="preserve">. </w:t>
      </w:r>
      <w:r w:rsidR="00E61E08">
        <w:rPr>
          <w:lang w:val="hu-HU"/>
        </w:rPr>
        <w:t xml:space="preserve">Ezt a hálót, egy érzelem fabankot (sentiment treebank) használva tanítottak. </w:t>
      </w:r>
      <w:r w:rsidR="00101380">
        <w:rPr>
          <w:lang w:val="hu-HU"/>
        </w:rPr>
        <w:t>A</w:t>
      </w:r>
      <w:r w:rsidR="00E61E08">
        <w:rPr>
          <w:lang w:val="hu-HU"/>
        </w:rPr>
        <w:t>z eddig létező érzelem</w:t>
      </w:r>
      <w:r w:rsidR="00AD3ADB">
        <w:rPr>
          <w:lang w:val="hu-HU"/>
        </w:rPr>
        <w:t>-</w:t>
      </w:r>
      <w:r w:rsidR="00E61E08">
        <w:rPr>
          <w:lang w:val="hu-HU"/>
        </w:rPr>
        <w:t>meghatározó rendszerekhez képest egy 5,4%-os növekedést mutatott a pontosságát tekintve</w:t>
      </w:r>
      <w:r w:rsidR="00AD3ADB">
        <w:rPr>
          <w:lang w:val="hu-HU"/>
        </w:rPr>
        <w:t>,</w:t>
      </w:r>
      <w:r w:rsidR="009B0D70">
        <w:rPr>
          <w:lang w:val="hu-HU"/>
        </w:rPr>
        <w:t xml:space="preserve"> az egész mondatos </w:t>
      </w:r>
      <w:r w:rsidR="00AD3ADB">
        <w:rPr>
          <w:lang w:val="hu-HU"/>
        </w:rPr>
        <w:t>érzelemelemzésnél</w:t>
      </w:r>
      <w:r w:rsidR="00E61E08">
        <w:rPr>
          <w:lang w:val="hu-HU"/>
        </w:rPr>
        <w:t xml:space="preserve">.  </w:t>
      </w:r>
      <w:r w:rsidR="0047194B">
        <w:rPr>
          <w:lang w:val="hu-HU"/>
        </w:rPr>
        <w:t xml:space="preserve">A részmondatos elemzéseknél 9,7%-al eredményesebb, mint a többi érzelem-meghatározó rendszer. </w:t>
      </w:r>
      <w:r w:rsidR="00447A61">
        <w:rPr>
          <w:lang w:val="hu-HU"/>
        </w:rPr>
        <w:t>Ugyanakkor ez az egyetlen olyan modell, mely képes felismerni a tagadást, valamint azt, hogy ez pontosan melyik részére vonatkozik a mondatnak.</w:t>
      </w:r>
      <w:r w:rsidR="003C50B4">
        <w:rPr>
          <w:lang w:val="hu-HU"/>
        </w:rPr>
        <w:t xml:space="preserve"> A Stanfo</w:t>
      </w:r>
      <w:r w:rsidR="005F390A">
        <w:rPr>
          <w:lang w:val="hu-HU"/>
        </w:rPr>
        <w:t xml:space="preserve">rd érzelem-meghatározó rendszer a következő kategóriákba sorolja az érzelmeket: </w:t>
      </w:r>
      <w:r w:rsidR="00871C10">
        <w:rPr>
          <w:lang w:val="hu-HU"/>
        </w:rPr>
        <w:t xml:space="preserve">nagyon negatív, negatív, semleges, pozitív és nagyon pozitív. </w:t>
      </w:r>
      <w:r w:rsidR="002F2F4F">
        <w:rPr>
          <w:lang w:val="hu-HU"/>
        </w:rPr>
        <w:t xml:space="preserve">Az érzelmi fa minden csomópontjának megfeleltet egy ilyen </w:t>
      </w:r>
      <w:r w:rsidR="00F652BF">
        <w:rPr>
          <w:lang w:val="hu-HU"/>
        </w:rPr>
        <w:t xml:space="preserve">ötös értéket, százalékosan kifejezve. Ez a fuzzy </w:t>
      </w:r>
      <w:r w:rsidR="00F652BF">
        <w:rPr>
          <w:lang w:val="hu-HU"/>
        </w:rPr>
        <w:lastRenderedPageBreak/>
        <w:t>logikában szereplő lingvisztikus változókhoz való hovatartozáshoz hasonló megoldás</w:t>
      </w:r>
      <w:r w:rsidR="007816F9">
        <w:rPr>
          <w:lang w:val="hu-HU"/>
        </w:rPr>
        <w:t>, jelen esetben a lingvisztikus változók az érzelemkategóriák:</w:t>
      </w:r>
      <w:r w:rsidR="00DD5B9C">
        <w:rPr>
          <w:lang w:val="hu-HU"/>
        </w:rPr>
        <w:t xml:space="preserve"> pl. egy csomópont 10%-ban nagyon negatív, 12%-ban negatív, 8%-ban semleges, 42%-ban pozitív és 2</w:t>
      </w:r>
      <w:r w:rsidR="00D13EEC">
        <w:rPr>
          <w:lang w:val="hu-HU"/>
        </w:rPr>
        <w:t>8</w:t>
      </w:r>
      <w:r w:rsidR="00DD5B9C">
        <w:rPr>
          <w:lang w:val="hu-HU"/>
        </w:rPr>
        <w:t>%-ban nagyon pozitív</w:t>
      </w:r>
      <w:r w:rsidR="00F652BF">
        <w:rPr>
          <w:lang w:val="hu-HU"/>
        </w:rPr>
        <w:t>.</w:t>
      </w:r>
    </w:p>
    <w:p w:rsidR="0047194B" w:rsidRDefault="009E69C8" w:rsidP="00AB24D9">
      <w:pPr>
        <w:rPr>
          <w:lang w:val="hu-HU"/>
        </w:rPr>
      </w:pPr>
      <w:r>
        <w:rPr>
          <w:lang w:val="hu-HU"/>
        </w:rPr>
        <w:t>Ahhoz, hogy meghatározzam</w:t>
      </w:r>
      <w:r w:rsidR="007957EB">
        <w:rPr>
          <w:lang w:val="hu-HU"/>
        </w:rPr>
        <w:t xml:space="preserve"> a névelem – tulajdonság pároshoz kapcsolódó érzelmeket, felépítettem a Stanford Core NLP érzelem-meghatározója segítségével az egész mondatra vonatkozó érzelmi fát.</w:t>
      </w:r>
      <w:r w:rsidR="00486488">
        <w:rPr>
          <w:lang w:val="hu-HU"/>
        </w:rPr>
        <w:t xml:space="preserve"> A</w:t>
      </w:r>
      <w:r w:rsidR="006F56D0">
        <w:rPr>
          <w:lang w:val="hu-HU"/>
        </w:rPr>
        <w:t xml:space="preserve"> </w:t>
      </w:r>
      <w:r w:rsidR="006F56D0">
        <w:rPr>
          <w:lang w:val="hu-HU"/>
        </w:rPr>
        <w:fldChar w:fldCharType="begin"/>
      </w:r>
      <w:r w:rsidR="006F56D0">
        <w:rPr>
          <w:lang w:val="hu-HU"/>
        </w:rPr>
        <w:instrText xml:space="preserve"> REF _Ref419562494 \h </w:instrText>
      </w:r>
      <w:r w:rsidR="006F56D0">
        <w:rPr>
          <w:lang w:val="hu-HU"/>
        </w:rPr>
      </w:r>
      <w:r w:rsidR="006F56D0">
        <w:rPr>
          <w:lang w:val="hu-HU"/>
        </w:rPr>
        <w:fldChar w:fldCharType="separate"/>
      </w:r>
      <w:r w:rsidR="0013491E">
        <w:rPr>
          <w:noProof/>
          <w:lang w:val="hu-HU"/>
        </w:rPr>
        <w:t>3</w:t>
      </w:r>
      <w:r w:rsidR="0013491E">
        <w:rPr>
          <w:lang w:val="hu-HU"/>
        </w:rPr>
        <w:t>.</w:t>
      </w:r>
      <w:r w:rsidR="0013491E">
        <w:rPr>
          <w:noProof/>
          <w:lang w:val="hu-HU"/>
        </w:rPr>
        <w:t>4</w:t>
      </w:r>
      <w:r w:rsidR="0013491E">
        <w:t>. ábra</w:t>
      </w:r>
      <w:r w:rsidR="006F56D0">
        <w:rPr>
          <w:lang w:val="hu-HU"/>
        </w:rPr>
        <w:fldChar w:fldCharType="end"/>
      </w:r>
      <w:r w:rsidR="00486488">
        <w:rPr>
          <w:lang w:val="hu-HU"/>
        </w:rPr>
        <w:t xml:space="preserve"> mutatja a </w:t>
      </w:r>
      <w:r w:rsidR="007C36AD">
        <w:rPr>
          <w:lang w:val="hu-HU"/>
        </w:rPr>
        <w:t>„</w:t>
      </w:r>
      <w:r w:rsidR="007C36AD" w:rsidRPr="007C36AD">
        <w:rPr>
          <w:lang w:val="hu-HU"/>
        </w:rPr>
        <w:t>The engine of Audi is great, but VW has the worst brakes.</w:t>
      </w:r>
      <w:r w:rsidR="007C36AD">
        <w:rPr>
          <w:lang w:val="hu-HU"/>
        </w:rPr>
        <w:t>” mondatnak megfelelő érzelmi fát.</w:t>
      </w:r>
      <w:r w:rsidR="00A31DFA">
        <w:rPr>
          <w:lang w:val="hu-HU"/>
        </w:rPr>
        <w:t xml:space="preserve"> Ebben a mondatban két névelem: „Audi” és „VW”, valamint két </w:t>
      </w:r>
      <w:r w:rsidR="007F74B6">
        <w:rPr>
          <w:lang w:val="hu-HU"/>
        </w:rPr>
        <w:t xml:space="preserve">tulajdonság van: „brake” és „engine”. </w:t>
      </w:r>
      <w:r w:rsidR="0063122E">
        <w:rPr>
          <w:lang w:val="hu-HU"/>
        </w:rPr>
        <w:t>A névelem – tulajdonság meghatározás során, a rendszerem megtalálja az „Audi” és „engine”, valamint a „VW” és „brake”</w:t>
      </w:r>
      <w:r w:rsidR="00AC2274">
        <w:rPr>
          <w:lang w:val="hu-HU"/>
        </w:rPr>
        <w:t xml:space="preserve"> relációkat. </w:t>
      </w:r>
      <w:r w:rsidR="003C50B4">
        <w:rPr>
          <w:lang w:val="hu-HU"/>
        </w:rPr>
        <w:t xml:space="preserve">Ahhoz, hogy a relációnak megfelelő érzelmi </w:t>
      </w:r>
      <w:r w:rsidR="008E2B36">
        <w:rPr>
          <w:lang w:val="hu-HU"/>
        </w:rPr>
        <w:t>értéket</w:t>
      </w:r>
      <w:r w:rsidR="003C50B4">
        <w:rPr>
          <w:lang w:val="hu-HU"/>
        </w:rPr>
        <w:t xml:space="preserve"> meg tudjuk határozni</w:t>
      </w:r>
      <w:r w:rsidR="008E2B36">
        <w:rPr>
          <w:lang w:val="hu-HU"/>
        </w:rPr>
        <w:t xml:space="preserve">, </w:t>
      </w:r>
      <w:r w:rsidR="00C919FE">
        <w:rPr>
          <w:lang w:val="hu-HU"/>
        </w:rPr>
        <w:t xml:space="preserve">a következő szabályt definiáltuk: </w:t>
      </w:r>
      <w:r w:rsidR="008E2B36">
        <w:rPr>
          <w:lang w:val="hu-HU"/>
        </w:rPr>
        <w:t>azokat a csomópontokat választjuk az érzelmi fából, melyekben szerepel a névelem, a tulajdonság és egy ige.</w:t>
      </w:r>
      <w:r w:rsidR="00C919FE">
        <w:rPr>
          <w:lang w:val="hu-HU"/>
        </w:rPr>
        <w:t xml:space="preserve"> Az érzelem-meghatározó algoritmus minden reláció esetében poszt-order bejárást használva halad végig a csomópontokon. Az első olyan csomópont</w:t>
      </w:r>
      <w:r w:rsidR="00706995">
        <w:rPr>
          <w:lang w:val="hu-HU"/>
        </w:rPr>
        <w:t>nak az érzelmi értéke felel meg az aktuális relációnak</w:t>
      </w:r>
      <w:r w:rsidR="00C919FE">
        <w:rPr>
          <w:lang w:val="hu-HU"/>
        </w:rPr>
        <w:t>, mely teljesíti az előbbi szabályt.</w:t>
      </w:r>
    </w:p>
    <w:p w:rsidR="007C36AD" w:rsidRDefault="007C36AD" w:rsidP="007C36AD">
      <w:pPr>
        <w:keepNext/>
        <w:jc w:val="center"/>
      </w:pPr>
      <w:r w:rsidRPr="007C36AD">
        <w:rPr>
          <w:noProof/>
          <w:lang w:eastAsia="ro-RO"/>
        </w:rPr>
        <w:drawing>
          <wp:inline distT="0" distB="0" distL="0" distR="0" wp14:anchorId="062DD57B" wp14:editId="276374ED">
            <wp:extent cx="5760720" cy="3512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SentimentTree.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512185"/>
                    </a:xfrm>
                    <a:prstGeom prst="rect">
                      <a:avLst/>
                    </a:prstGeom>
                  </pic:spPr>
                </pic:pic>
              </a:graphicData>
            </a:graphic>
          </wp:inline>
        </w:drawing>
      </w:r>
    </w:p>
    <w:bookmarkStart w:id="5" w:name="_Ref419562494"/>
    <w:p w:rsidR="007C36AD" w:rsidRPr="009E69C8" w:rsidRDefault="00A7758F" w:rsidP="007C36AD">
      <w:pPr>
        <w:pStyle w:val="Caption"/>
        <w:jc w:val="center"/>
        <w:rPr>
          <w:lang w:val="hu-HU"/>
        </w:rPr>
      </w:pPr>
      <w:r>
        <w:rPr>
          <w:lang w:val="hu-HU"/>
        </w:rPr>
        <w:fldChar w:fldCharType="begin"/>
      </w:r>
      <w:r>
        <w:rPr>
          <w:lang w:val="hu-HU"/>
        </w:rPr>
        <w:instrText xml:space="preserve"> SEQ ábra \* ARABIC </w:instrText>
      </w:r>
      <w:r>
        <w:rPr>
          <w:lang w:val="hu-HU"/>
        </w:rPr>
        <w:fldChar w:fldCharType="separate"/>
      </w:r>
      <w:r w:rsidR="00052C68">
        <w:rPr>
          <w:noProof/>
          <w:lang w:val="hu-HU"/>
        </w:rPr>
        <w:t>6</w:t>
      </w:r>
      <w:r>
        <w:rPr>
          <w:lang w:val="hu-HU"/>
        </w:rPr>
        <w:fldChar w:fldCharType="end"/>
      </w:r>
      <w:r w:rsidR="007C36AD">
        <w:t>. ábra</w:t>
      </w:r>
      <w:bookmarkEnd w:id="5"/>
      <w:r w:rsidR="007C36AD">
        <w:t xml:space="preserve"> </w:t>
      </w:r>
      <w:bookmarkStart w:id="6" w:name="_Ref419563873"/>
      <w:r w:rsidR="007C36AD">
        <w:t>- Érzelmi fa</w:t>
      </w:r>
      <w:bookmarkEnd w:id="6"/>
    </w:p>
    <w:p w:rsidR="00101380" w:rsidRDefault="00F02CBC" w:rsidP="00AB24D9">
      <w:pPr>
        <w:rPr>
          <w:lang w:val="hu-HU"/>
        </w:rPr>
      </w:pPr>
      <w:r>
        <w:rPr>
          <w:lang w:val="hu-HU"/>
        </w:rPr>
        <w:t xml:space="preserve">A </w:t>
      </w:r>
      <w:r w:rsidR="007926BB">
        <w:rPr>
          <w:lang w:val="hu-HU"/>
        </w:rPr>
        <w:fldChar w:fldCharType="begin"/>
      </w:r>
      <w:r w:rsidR="007926BB">
        <w:rPr>
          <w:lang w:val="hu-HU"/>
        </w:rPr>
        <w:instrText xml:space="preserve"> REF _Ref419562494 \h </w:instrText>
      </w:r>
      <w:r w:rsidR="007926BB">
        <w:rPr>
          <w:lang w:val="hu-HU"/>
        </w:rPr>
      </w:r>
      <w:r w:rsidR="007926BB">
        <w:rPr>
          <w:lang w:val="hu-HU"/>
        </w:rPr>
        <w:fldChar w:fldCharType="separate"/>
      </w:r>
      <w:r w:rsidR="0013491E">
        <w:rPr>
          <w:noProof/>
          <w:lang w:val="hu-HU"/>
        </w:rPr>
        <w:t>3</w:t>
      </w:r>
      <w:r w:rsidR="0013491E">
        <w:rPr>
          <w:lang w:val="hu-HU"/>
        </w:rPr>
        <w:t>.</w:t>
      </w:r>
      <w:r w:rsidR="0013491E">
        <w:rPr>
          <w:noProof/>
          <w:lang w:val="hu-HU"/>
        </w:rPr>
        <w:t>4</w:t>
      </w:r>
      <w:r w:rsidR="0013491E">
        <w:t>. ábra</w:t>
      </w:r>
      <w:r w:rsidR="007926BB">
        <w:rPr>
          <w:lang w:val="hu-HU"/>
        </w:rPr>
        <w:fldChar w:fldCharType="end"/>
      </w:r>
      <w:r>
        <w:rPr>
          <w:lang w:val="hu-HU"/>
        </w:rPr>
        <w:t xml:space="preserve"> </w:t>
      </w:r>
      <w:r w:rsidR="007926BB">
        <w:rPr>
          <w:lang w:val="hu-HU"/>
        </w:rPr>
        <w:t xml:space="preserve">esetében, ez a két csomópont a </w:t>
      </w:r>
      <w:r w:rsidR="007926BB" w:rsidRPr="0098005C">
        <w:rPr>
          <w:lang w:val="en-US"/>
        </w:rPr>
        <w:t>„The engine of Audi is great”</w:t>
      </w:r>
      <w:r w:rsidR="007926BB">
        <w:rPr>
          <w:lang w:val="hu-HU"/>
        </w:rPr>
        <w:t xml:space="preserve"> és a </w:t>
      </w:r>
      <w:r w:rsidR="007926BB" w:rsidRPr="0098005C">
        <w:rPr>
          <w:lang w:val="en-US"/>
        </w:rPr>
        <w:t>„VW has the worst brakes”</w:t>
      </w:r>
      <w:r w:rsidR="007926BB">
        <w:rPr>
          <w:lang w:val="hu-HU"/>
        </w:rPr>
        <w:t xml:space="preserve">. </w:t>
      </w:r>
      <w:r w:rsidR="0098005C">
        <w:rPr>
          <w:lang w:val="hu-HU"/>
        </w:rPr>
        <w:t>A mutatja a Stanfor Core NLP érzelem-meghatározója által megadott érzelem értékeket.</w:t>
      </w:r>
    </w:p>
    <w:tbl>
      <w:tblPr>
        <w:tblStyle w:val="TableGrid"/>
        <w:tblW w:w="9288" w:type="dxa"/>
        <w:jc w:val="center"/>
        <w:tblLook w:val="04A0" w:firstRow="1" w:lastRow="0" w:firstColumn="1" w:lastColumn="0" w:noHBand="0" w:noVBand="1"/>
      </w:tblPr>
      <w:tblGrid>
        <w:gridCol w:w="2312"/>
        <w:gridCol w:w="1784"/>
        <w:gridCol w:w="1096"/>
        <w:gridCol w:w="1256"/>
        <w:gridCol w:w="1017"/>
        <w:gridCol w:w="1823"/>
      </w:tblGrid>
      <w:tr w:rsidR="0098005C" w:rsidRPr="00FF7D76" w:rsidTr="0098005C">
        <w:trPr>
          <w:jc w:val="center"/>
        </w:trPr>
        <w:tc>
          <w:tcPr>
            <w:tcW w:w="2312" w:type="dxa"/>
            <w:vAlign w:val="center"/>
          </w:tcPr>
          <w:p w:rsidR="0098005C" w:rsidRPr="00FF7D76" w:rsidRDefault="0098005C" w:rsidP="0098005C">
            <w:pPr>
              <w:spacing w:line="240" w:lineRule="auto"/>
              <w:jc w:val="center"/>
              <w:rPr>
                <w:b/>
                <w:lang w:val="hu-HU"/>
              </w:rPr>
            </w:pPr>
            <w:r w:rsidRPr="00FF7D76">
              <w:rPr>
                <w:b/>
                <w:lang w:val="hu-HU"/>
              </w:rPr>
              <w:t>Csomópont</w:t>
            </w:r>
          </w:p>
        </w:tc>
        <w:tc>
          <w:tcPr>
            <w:tcW w:w="1784" w:type="dxa"/>
            <w:vAlign w:val="center"/>
          </w:tcPr>
          <w:p w:rsidR="0098005C" w:rsidRPr="00FF7D76" w:rsidRDefault="0098005C" w:rsidP="0098005C">
            <w:pPr>
              <w:spacing w:line="240" w:lineRule="auto"/>
              <w:jc w:val="center"/>
              <w:rPr>
                <w:b/>
                <w:lang w:val="hu-HU"/>
              </w:rPr>
            </w:pPr>
            <w:r w:rsidRPr="00FF7D76">
              <w:rPr>
                <w:b/>
                <w:lang w:val="hu-HU"/>
              </w:rPr>
              <w:t>Nagyon negatív</w:t>
            </w:r>
          </w:p>
        </w:tc>
        <w:tc>
          <w:tcPr>
            <w:tcW w:w="1096" w:type="dxa"/>
            <w:vAlign w:val="center"/>
          </w:tcPr>
          <w:p w:rsidR="0098005C" w:rsidRPr="00FF7D76" w:rsidRDefault="0098005C" w:rsidP="0098005C">
            <w:pPr>
              <w:spacing w:line="240" w:lineRule="auto"/>
              <w:jc w:val="center"/>
              <w:rPr>
                <w:b/>
                <w:lang w:val="hu-HU"/>
              </w:rPr>
            </w:pPr>
            <w:r w:rsidRPr="00FF7D76">
              <w:rPr>
                <w:b/>
                <w:lang w:val="hu-HU"/>
              </w:rPr>
              <w:t>Negatív</w:t>
            </w:r>
          </w:p>
        </w:tc>
        <w:tc>
          <w:tcPr>
            <w:tcW w:w="1256" w:type="dxa"/>
            <w:vAlign w:val="center"/>
          </w:tcPr>
          <w:p w:rsidR="0098005C" w:rsidRPr="00FF7D76" w:rsidRDefault="0098005C" w:rsidP="0098005C">
            <w:pPr>
              <w:spacing w:line="240" w:lineRule="auto"/>
              <w:jc w:val="center"/>
              <w:rPr>
                <w:b/>
                <w:lang w:val="hu-HU"/>
              </w:rPr>
            </w:pPr>
            <w:r w:rsidRPr="00FF7D76">
              <w:rPr>
                <w:b/>
                <w:lang w:val="hu-HU"/>
              </w:rPr>
              <w:t>Semleges</w:t>
            </w:r>
          </w:p>
        </w:tc>
        <w:tc>
          <w:tcPr>
            <w:tcW w:w="1017" w:type="dxa"/>
            <w:vAlign w:val="center"/>
          </w:tcPr>
          <w:p w:rsidR="0098005C" w:rsidRPr="00FF7D76" w:rsidRDefault="0098005C" w:rsidP="0098005C">
            <w:pPr>
              <w:spacing w:line="240" w:lineRule="auto"/>
              <w:jc w:val="center"/>
              <w:rPr>
                <w:b/>
                <w:lang w:val="hu-HU"/>
              </w:rPr>
            </w:pPr>
            <w:r w:rsidRPr="00FF7D76">
              <w:rPr>
                <w:b/>
                <w:lang w:val="hu-HU"/>
              </w:rPr>
              <w:t>Pozitív</w:t>
            </w:r>
          </w:p>
        </w:tc>
        <w:tc>
          <w:tcPr>
            <w:tcW w:w="1823" w:type="dxa"/>
            <w:vAlign w:val="center"/>
          </w:tcPr>
          <w:p w:rsidR="0098005C" w:rsidRPr="00FF7D76" w:rsidRDefault="0098005C" w:rsidP="0098005C">
            <w:pPr>
              <w:spacing w:line="240" w:lineRule="auto"/>
              <w:jc w:val="center"/>
              <w:rPr>
                <w:b/>
                <w:lang w:val="hu-HU"/>
              </w:rPr>
            </w:pPr>
            <w:r w:rsidRPr="00FF7D76">
              <w:rPr>
                <w:b/>
                <w:lang w:val="hu-HU"/>
              </w:rPr>
              <w:t>Nagyon pozitív</w:t>
            </w:r>
          </w:p>
        </w:tc>
      </w:tr>
      <w:tr w:rsidR="0098005C" w:rsidTr="0098005C">
        <w:trPr>
          <w:jc w:val="center"/>
        </w:trPr>
        <w:tc>
          <w:tcPr>
            <w:tcW w:w="2312" w:type="dxa"/>
            <w:vAlign w:val="center"/>
          </w:tcPr>
          <w:p w:rsidR="0098005C" w:rsidRDefault="0098005C" w:rsidP="0098005C">
            <w:pPr>
              <w:spacing w:line="240" w:lineRule="auto"/>
              <w:jc w:val="center"/>
              <w:rPr>
                <w:lang w:val="hu-HU"/>
              </w:rPr>
            </w:pPr>
            <w:r w:rsidRPr="0098005C">
              <w:rPr>
                <w:lang w:val="en-US"/>
              </w:rPr>
              <w:t>„The engine of Audi is great”</w:t>
            </w:r>
          </w:p>
        </w:tc>
        <w:tc>
          <w:tcPr>
            <w:tcW w:w="1784" w:type="dxa"/>
            <w:vAlign w:val="center"/>
          </w:tcPr>
          <w:p w:rsidR="0098005C" w:rsidRDefault="0098005C" w:rsidP="0098005C">
            <w:pPr>
              <w:spacing w:line="240" w:lineRule="auto"/>
              <w:jc w:val="center"/>
              <w:rPr>
                <w:lang w:val="hu-HU"/>
              </w:rPr>
            </w:pPr>
            <w:r>
              <w:rPr>
                <w:lang w:val="hu-HU"/>
              </w:rPr>
              <w:t>3%</w:t>
            </w:r>
          </w:p>
        </w:tc>
        <w:tc>
          <w:tcPr>
            <w:tcW w:w="1096" w:type="dxa"/>
            <w:vAlign w:val="center"/>
          </w:tcPr>
          <w:p w:rsidR="0098005C" w:rsidRDefault="0098005C" w:rsidP="0098005C">
            <w:pPr>
              <w:spacing w:line="240" w:lineRule="auto"/>
              <w:jc w:val="center"/>
              <w:rPr>
                <w:lang w:val="hu-HU"/>
              </w:rPr>
            </w:pPr>
            <w:r>
              <w:rPr>
                <w:lang w:val="hu-HU"/>
              </w:rPr>
              <w:t>8%</w:t>
            </w:r>
          </w:p>
        </w:tc>
        <w:tc>
          <w:tcPr>
            <w:tcW w:w="1256" w:type="dxa"/>
            <w:vAlign w:val="center"/>
          </w:tcPr>
          <w:p w:rsidR="0098005C" w:rsidRDefault="0098005C" w:rsidP="0098005C">
            <w:pPr>
              <w:spacing w:line="240" w:lineRule="auto"/>
              <w:jc w:val="center"/>
              <w:rPr>
                <w:lang w:val="hu-HU"/>
              </w:rPr>
            </w:pPr>
            <w:r>
              <w:rPr>
                <w:lang w:val="hu-HU"/>
              </w:rPr>
              <w:t>15%</w:t>
            </w:r>
          </w:p>
        </w:tc>
        <w:tc>
          <w:tcPr>
            <w:tcW w:w="1017" w:type="dxa"/>
            <w:vAlign w:val="center"/>
          </w:tcPr>
          <w:p w:rsidR="0098005C" w:rsidRDefault="0098005C" w:rsidP="0098005C">
            <w:pPr>
              <w:spacing w:line="240" w:lineRule="auto"/>
              <w:jc w:val="center"/>
              <w:rPr>
                <w:lang w:val="hu-HU"/>
              </w:rPr>
            </w:pPr>
            <w:r>
              <w:rPr>
                <w:lang w:val="hu-HU"/>
              </w:rPr>
              <w:t>54%</w:t>
            </w:r>
          </w:p>
        </w:tc>
        <w:tc>
          <w:tcPr>
            <w:tcW w:w="1823" w:type="dxa"/>
            <w:vAlign w:val="center"/>
          </w:tcPr>
          <w:p w:rsidR="0098005C" w:rsidRDefault="0098005C" w:rsidP="0098005C">
            <w:pPr>
              <w:spacing w:line="240" w:lineRule="auto"/>
              <w:jc w:val="center"/>
              <w:rPr>
                <w:lang w:val="hu-HU"/>
              </w:rPr>
            </w:pPr>
            <w:r>
              <w:rPr>
                <w:lang w:val="hu-HU"/>
              </w:rPr>
              <w:t>21%</w:t>
            </w:r>
          </w:p>
        </w:tc>
      </w:tr>
      <w:tr w:rsidR="0098005C" w:rsidTr="0098005C">
        <w:trPr>
          <w:jc w:val="center"/>
        </w:trPr>
        <w:tc>
          <w:tcPr>
            <w:tcW w:w="2312" w:type="dxa"/>
            <w:vAlign w:val="center"/>
          </w:tcPr>
          <w:p w:rsidR="0098005C" w:rsidRDefault="0098005C" w:rsidP="0098005C">
            <w:pPr>
              <w:spacing w:line="240" w:lineRule="auto"/>
              <w:jc w:val="center"/>
              <w:rPr>
                <w:lang w:val="hu-HU"/>
              </w:rPr>
            </w:pPr>
            <w:r w:rsidRPr="0098005C">
              <w:rPr>
                <w:lang w:val="en-US"/>
              </w:rPr>
              <w:lastRenderedPageBreak/>
              <w:t>„VW has the worst brakes”</w:t>
            </w:r>
          </w:p>
        </w:tc>
        <w:tc>
          <w:tcPr>
            <w:tcW w:w="1784" w:type="dxa"/>
            <w:vAlign w:val="center"/>
          </w:tcPr>
          <w:p w:rsidR="0098005C" w:rsidRDefault="0098005C" w:rsidP="0098005C">
            <w:pPr>
              <w:spacing w:line="240" w:lineRule="auto"/>
              <w:jc w:val="center"/>
              <w:rPr>
                <w:lang w:val="hu-HU"/>
              </w:rPr>
            </w:pPr>
            <w:r>
              <w:rPr>
                <w:lang w:val="hu-HU"/>
              </w:rPr>
              <w:t>30%</w:t>
            </w:r>
          </w:p>
        </w:tc>
        <w:tc>
          <w:tcPr>
            <w:tcW w:w="1096" w:type="dxa"/>
            <w:vAlign w:val="center"/>
          </w:tcPr>
          <w:p w:rsidR="0098005C" w:rsidRDefault="0098005C" w:rsidP="0098005C">
            <w:pPr>
              <w:spacing w:line="240" w:lineRule="auto"/>
              <w:jc w:val="center"/>
              <w:rPr>
                <w:lang w:val="hu-HU"/>
              </w:rPr>
            </w:pPr>
            <w:r>
              <w:rPr>
                <w:lang w:val="hu-HU"/>
              </w:rPr>
              <w:t>48%</w:t>
            </w:r>
          </w:p>
        </w:tc>
        <w:tc>
          <w:tcPr>
            <w:tcW w:w="1256" w:type="dxa"/>
            <w:vAlign w:val="center"/>
          </w:tcPr>
          <w:p w:rsidR="0098005C" w:rsidRDefault="0098005C" w:rsidP="0098005C">
            <w:pPr>
              <w:spacing w:line="240" w:lineRule="auto"/>
              <w:jc w:val="center"/>
              <w:rPr>
                <w:lang w:val="hu-HU"/>
              </w:rPr>
            </w:pPr>
            <w:r>
              <w:rPr>
                <w:lang w:val="hu-HU"/>
              </w:rPr>
              <w:t>18%</w:t>
            </w:r>
          </w:p>
        </w:tc>
        <w:tc>
          <w:tcPr>
            <w:tcW w:w="1017" w:type="dxa"/>
            <w:vAlign w:val="center"/>
          </w:tcPr>
          <w:p w:rsidR="0098005C" w:rsidRDefault="0098005C" w:rsidP="0098005C">
            <w:pPr>
              <w:spacing w:line="240" w:lineRule="auto"/>
              <w:jc w:val="center"/>
              <w:rPr>
                <w:lang w:val="hu-HU"/>
              </w:rPr>
            </w:pPr>
            <w:r>
              <w:rPr>
                <w:lang w:val="hu-HU"/>
              </w:rPr>
              <w:t>2%</w:t>
            </w:r>
          </w:p>
        </w:tc>
        <w:tc>
          <w:tcPr>
            <w:tcW w:w="1823" w:type="dxa"/>
            <w:vAlign w:val="center"/>
          </w:tcPr>
          <w:p w:rsidR="0098005C" w:rsidRDefault="0098005C" w:rsidP="0098005C">
            <w:pPr>
              <w:keepNext/>
              <w:spacing w:line="240" w:lineRule="auto"/>
              <w:jc w:val="center"/>
              <w:rPr>
                <w:lang w:val="hu-HU"/>
              </w:rPr>
            </w:pPr>
            <w:r>
              <w:rPr>
                <w:lang w:val="hu-HU"/>
              </w:rPr>
              <w:t>1%</w:t>
            </w:r>
          </w:p>
        </w:tc>
      </w:tr>
    </w:tbl>
    <w:p w:rsidR="0098005C" w:rsidRDefault="0098005C" w:rsidP="0098005C">
      <w:pPr>
        <w:pStyle w:val="Caption"/>
        <w:jc w:val="center"/>
        <w:rPr>
          <w:lang w:val="hu-HU"/>
        </w:rPr>
      </w:pPr>
      <w:r>
        <w:rPr>
          <w:lang w:val="hu-HU"/>
        </w:rPr>
        <w:fldChar w:fldCharType="begin"/>
      </w:r>
      <w:r>
        <w:rPr>
          <w:lang w:val="hu-HU"/>
        </w:rPr>
        <w:instrText xml:space="preserve"> SEQ táblázat \* ARABIC </w:instrText>
      </w:r>
      <w:r>
        <w:rPr>
          <w:lang w:val="hu-HU"/>
        </w:rPr>
        <w:fldChar w:fldCharType="separate"/>
      </w:r>
      <w:r w:rsidR="00206B4E">
        <w:rPr>
          <w:noProof/>
          <w:lang w:val="hu-HU"/>
        </w:rPr>
        <w:t>4</w:t>
      </w:r>
      <w:r>
        <w:rPr>
          <w:lang w:val="hu-HU"/>
        </w:rPr>
        <w:fldChar w:fldCharType="end"/>
      </w:r>
      <w:r>
        <w:t>. táblázat - Érzelem értékek</w:t>
      </w:r>
    </w:p>
    <w:p w:rsidR="00AB24D9" w:rsidRDefault="00D85DAA" w:rsidP="00AB24D9">
      <w:pPr>
        <w:rPr>
          <w:lang w:val="hu-HU"/>
        </w:rPr>
      </w:pPr>
      <w:r>
        <w:rPr>
          <w:lang w:val="hu-HU"/>
        </w:rPr>
        <w:t>A következő pszeudokód írja le az érzelem-meghatározó algoritmust:</w:t>
      </w:r>
    </w:p>
    <w:p w:rsidR="00D85DAA" w:rsidRPr="00D85DAA" w:rsidRDefault="00D85DAA" w:rsidP="00D85DAA">
      <w:pPr>
        <w:pStyle w:val="CodeSnippet"/>
        <w:rPr>
          <w:noProof/>
        </w:rPr>
      </w:pPr>
      <w:r w:rsidRPr="00D85DAA">
        <w:rPr>
          <w:noProof/>
        </w:rPr>
        <w:t>FindSentiment(List&lt;Relation&gt; relations, String sentence)</w:t>
      </w:r>
    </w:p>
    <w:p w:rsidR="00D85DAA" w:rsidRPr="00D85DAA" w:rsidRDefault="00D85DAA" w:rsidP="00D85DAA">
      <w:pPr>
        <w:pStyle w:val="CodeSnippet"/>
        <w:rPr>
          <w:b/>
          <w:noProof/>
        </w:rPr>
      </w:pPr>
      <w:r w:rsidRPr="00D85DAA">
        <w:rPr>
          <w:b/>
          <w:noProof/>
        </w:rPr>
        <w:t>begin</w:t>
      </w:r>
    </w:p>
    <w:p w:rsidR="00D85DAA" w:rsidRPr="00D85DAA" w:rsidRDefault="00D85DAA" w:rsidP="00D85DAA">
      <w:pPr>
        <w:pStyle w:val="CodeSnippet"/>
        <w:rPr>
          <w:noProof/>
        </w:rPr>
      </w:pPr>
      <w:r w:rsidRPr="00D85DAA">
        <w:rPr>
          <w:noProof/>
        </w:rPr>
        <w:t xml:space="preserve">  SentimentTree = StanfordParser.ConstructSentimentTree(sentence)</w:t>
      </w:r>
    </w:p>
    <w:p w:rsidR="00D85DAA" w:rsidRPr="00D85DAA" w:rsidRDefault="00D85DAA" w:rsidP="00D85DAA">
      <w:pPr>
        <w:pStyle w:val="CodeSnippet"/>
        <w:rPr>
          <w:noProof/>
        </w:rPr>
      </w:pPr>
      <w:r w:rsidRPr="00D85DAA">
        <w:rPr>
          <w:noProof/>
        </w:rPr>
        <w:t xml:space="preserve">  List&lt;SentimentNode&gt; postOrder = SentimentTree.nodesInPostOrder()</w:t>
      </w:r>
    </w:p>
    <w:p w:rsidR="00D85DAA" w:rsidRPr="00D85DAA" w:rsidRDefault="00D85DAA" w:rsidP="00D85DAA">
      <w:pPr>
        <w:pStyle w:val="CodeSnippet"/>
        <w:rPr>
          <w:noProof/>
        </w:rPr>
      </w:pPr>
      <w:r w:rsidRPr="00D85DAA">
        <w:rPr>
          <w:noProof/>
        </w:rPr>
        <w:t xml:space="preserve">  List&lt;Sentiment&gt; sentiments</w:t>
      </w:r>
    </w:p>
    <w:p w:rsidR="00D85DAA" w:rsidRPr="00D85DAA" w:rsidRDefault="00D85DAA" w:rsidP="00D85DAA">
      <w:pPr>
        <w:pStyle w:val="CodeSnippet"/>
        <w:rPr>
          <w:noProof/>
        </w:rPr>
      </w:pPr>
      <w:r w:rsidRPr="00D85DAA">
        <w:rPr>
          <w:noProof/>
        </w:rPr>
        <w:t xml:space="preserve">  </w:t>
      </w:r>
      <w:r w:rsidRPr="00D85DAA">
        <w:rPr>
          <w:b/>
          <w:noProof/>
        </w:rPr>
        <w:t>for</w:t>
      </w:r>
      <w:r w:rsidRPr="00D85DAA">
        <w:rPr>
          <w:noProof/>
        </w:rPr>
        <w:t xml:space="preserve"> r </w:t>
      </w:r>
      <w:r w:rsidRPr="00D85DAA">
        <w:rPr>
          <w:b/>
          <w:noProof/>
        </w:rPr>
        <w:t>in</w:t>
      </w:r>
      <w:r w:rsidRPr="00D85DAA">
        <w:rPr>
          <w:noProof/>
        </w:rPr>
        <w:t xml:space="preserve"> relations</w:t>
      </w:r>
    </w:p>
    <w:p w:rsidR="00D85DAA" w:rsidRPr="00D85DAA" w:rsidRDefault="00D85DAA" w:rsidP="00D85DAA">
      <w:pPr>
        <w:pStyle w:val="CodeSnippet"/>
        <w:rPr>
          <w:noProof/>
        </w:rPr>
      </w:pPr>
      <w:r w:rsidRPr="00D85DAA">
        <w:rPr>
          <w:noProof/>
        </w:rPr>
        <w:t xml:space="preserve">    </w:t>
      </w:r>
      <w:r w:rsidRPr="00D85DAA">
        <w:rPr>
          <w:b/>
          <w:noProof/>
        </w:rPr>
        <w:t>for</w:t>
      </w:r>
      <w:r w:rsidRPr="00D85DAA">
        <w:rPr>
          <w:noProof/>
        </w:rPr>
        <w:t xml:space="preserve"> node </w:t>
      </w:r>
      <w:r w:rsidRPr="00D85DAA">
        <w:rPr>
          <w:b/>
          <w:noProof/>
        </w:rPr>
        <w:t>in</w:t>
      </w:r>
      <w:r w:rsidRPr="00D85DAA">
        <w:rPr>
          <w:noProof/>
        </w:rPr>
        <w:t xml:space="preserve"> postOrder</w:t>
      </w:r>
    </w:p>
    <w:p w:rsidR="00D85DAA" w:rsidRPr="00D85DAA" w:rsidRDefault="00D85DAA" w:rsidP="00D85DAA">
      <w:pPr>
        <w:pStyle w:val="CodeSnippet"/>
        <w:rPr>
          <w:noProof/>
        </w:rPr>
      </w:pPr>
      <w:r w:rsidRPr="00D85DAA">
        <w:rPr>
          <w:noProof/>
        </w:rPr>
        <w:t xml:space="preserve">      </w:t>
      </w:r>
      <w:r w:rsidRPr="00D85DAA">
        <w:rPr>
          <w:b/>
          <w:noProof/>
        </w:rPr>
        <w:t>if</w:t>
      </w:r>
      <w:r w:rsidRPr="00D85DAA">
        <w:rPr>
          <w:noProof/>
        </w:rPr>
        <w:t xml:space="preserve"> node.text.Contains(r.Keyword) </w:t>
      </w:r>
      <w:r w:rsidRPr="00D85DAA">
        <w:rPr>
          <w:b/>
          <w:noProof/>
        </w:rPr>
        <w:t>AND</w:t>
      </w:r>
      <w:r w:rsidRPr="00D85DAA">
        <w:rPr>
          <w:noProof/>
        </w:rPr>
        <w:t xml:space="preserve"> node.text.Conatain(r.Characteristic) </w:t>
      </w:r>
      <w:r w:rsidRPr="00D85DAA">
        <w:rPr>
          <w:b/>
          <w:noProof/>
        </w:rPr>
        <w:t>AND</w:t>
      </w:r>
      <w:r w:rsidRPr="00D85DAA">
        <w:rPr>
          <w:noProof/>
        </w:rPr>
        <w:t xml:space="preserve"> node.HasVerb()</w:t>
      </w:r>
    </w:p>
    <w:p w:rsidR="00D85DAA" w:rsidRPr="00D85DAA" w:rsidRDefault="00D85DAA" w:rsidP="00D85DAA">
      <w:pPr>
        <w:pStyle w:val="CodeSnippet"/>
        <w:rPr>
          <w:noProof/>
        </w:rPr>
      </w:pPr>
      <w:r w:rsidRPr="00D85DAA">
        <w:rPr>
          <w:noProof/>
        </w:rPr>
        <w:t xml:space="preserve">        sentiments.Add(r, node.SentimentValues())</w:t>
      </w:r>
    </w:p>
    <w:p w:rsidR="00D85DAA" w:rsidRPr="00D85DAA" w:rsidRDefault="00D85DAA" w:rsidP="00D85DAA">
      <w:pPr>
        <w:pStyle w:val="CodeSnippet"/>
        <w:rPr>
          <w:b/>
          <w:noProof/>
        </w:rPr>
      </w:pPr>
      <w:r w:rsidRPr="00D85DAA">
        <w:rPr>
          <w:noProof/>
        </w:rPr>
        <w:t xml:space="preserve">      </w:t>
      </w:r>
      <w:r w:rsidRPr="00D85DAA">
        <w:rPr>
          <w:b/>
          <w:noProof/>
        </w:rPr>
        <w:t>endif</w:t>
      </w:r>
    </w:p>
    <w:p w:rsidR="00D85DAA" w:rsidRPr="00D85DAA" w:rsidRDefault="00D85DAA" w:rsidP="00D85DAA">
      <w:pPr>
        <w:pStyle w:val="CodeSnippet"/>
        <w:rPr>
          <w:b/>
          <w:noProof/>
        </w:rPr>
      </w:pPr>
      <w:r w:rsidRPr="00D85DAA">
        <w:rPr>
          <w:noProof/>
        </w:rPr>
        <w:t xml:space="preserve">    </w:t>
      </w:r>
      <w:r w:rsidRPr="00D85DAA">
        <w:rPr>
          <w:b/>
          <w:noProof/>
        </w:rPr>
        <w:t>endfor</w:t>
      </w:r>
    </w:p>
    <w:p w:rsidR="00D85DAA" w:rsidRPr="00D85DAA" w:rsidRDefault="00D85DAA" w:rsidP="00D85DAA">
      <w:pPr>
        <w:pStyle w:val="CodeSnippet"/>
        <w:rPr>
          <w:b/>
          <w:noProof/>
        </w:rPr>
      </w:pPr>
      <w:r w:rsidRPr="00D85DAA">
        <w:rPr>
          <w:noProof/>
        </w:rPr>
        <w:t xml:space="preserve">  </w:t>
      </w:r>
      <w:r w:rsidRPr="00D85DAA">
        <w:rPr>
          <w:b/>
          <w:noProof/>
        </w:rPr>
        <w:t>endfor</w:t>
      </w:r>
    </w:p>
    <w:p w:rsidR="00D85DAA" w:rsidRPr="00D85DAA" w:rsidRDefault="00D85DAA" w:rsidP="00D85DAA">
      <w:pPr>
        <w:pStyle w:val="CodeSnippet"/>
        <w:rPr>
          <w:noProof/>
        </w:rPr>
      </w:pPr>
      <w:r w:rsidRPr="00D85DAA">
        <w:rPr>
          <w:noProof/>
        </w:rPr>
        <w:t xml:space="preserve">  </w:t>
      </w:r>
      <w:r w:rsidRPr="00D85DAA">
        <w:rPr>
          <w:b/>
          <w:noProof/>
        </w:rPr>
        <w:t>return</w:t>
      </w:r>
      <w:r w:rsidRPr="00D85DAA">
        <w:rPr>
          <w:noProof/>
        </w:rPr>
        <w:t xml:space="preserve"> sentiments</w:t>
      </w:r>
    </w:p>
    <w:p w:rsidR="00D85DAA" w:rsidRPr="00D85DAA" w:rsidRDefault="00D85DAA" w:rsidP="00D85DAA">
      <w:pPr>
        <w:pStyle w:val="CodeSnippet"/>
        <w:rPr>
          <w:b/>
          <w:noProof/>
        </w:rPr>
      </w:pPr>
      <w:r w:rsidRPr="00D85DAA">
        <w:rPr>
          <w:b/>
          <w:noProof/>
        </w:rPr>
        <w:t>end</w:t>
      </w:r>
    </w:p>
    <w:p w:rsidR="008331D0" w:rsidRPr="00BB3829" w:rsidRDefault="00F32F75" w:rsidP="00165EA6">
      <w:pPr>
        <w:pStyle w:val="Heading1"/>
        <w:rPr>
          <w:lang w:val="hu-HU"/>
        </w:rPr>
      </w:pPr>
      <w:r>
        <w:rPr>
          <w:lang w:val="hu-HU"/>
        </w:rPr>
        <w:t>A rendszer m</w:t>
      </w:r>
      <w:r w:rsidR="008331D0" w:rsidRPr="00BB3829">
        <w:rPr>
          <w:lang w:val="hu-HU"/>
        </w:rPr>
        <w:t>egvalósítás</w:t>
      </w:r>
      <w:r>
        <w:rPr>
          <w:lang w:val="hu-HU"/>
        </w:rPr>
        <w:t>a</w:t>
      </w:r>
    </w:p>
    <w:p w:rsidR="00454BC4" w:rsidRDefault="00454BC4" w:rsidP="00454BC4">
      <w:pPr>
        <w:pStyle w:val="Heading2"/>
        <w:rPr>
          <w:lang w:val="hu-HU"/>
        </w:rPr>
      </w:pPr>
      <w:r>
        <w:rPr>
          <w:lang w:val="hu-HU"/>
        </w:rPr>
        <w:t>A rendszer specifikációi és architektúrája</w:t>
      </w:r>
    </w:p>
    <w:p w:rsidR="00EC0C32" w:rsidRPr="00EC0C32" w:rsidRDefault="009550FE" w:rsidP="00EC0C32">
      <w:pPr>
        <w:rPr>
          <w:lang w:val="hu-HU"/>
        </w:rPr>
      </w:pPr>
      <w:r>
        <w:rPr>
          <w:lang w:val="hu-HU"/>
        </w:rPr>
        <w:t>Az általam elkészített rendszer tartalmaz egy web aplikációt, két szervíz komponenst, egy Data Acces Layer komponenst és egy model komponenst. A web aplikáción keresztül éri el a felhasználó az adminisztrációs és az eredményjelző modult. A két szervíz lehetőséget ad a tweetek letöltésének</w:t>
      </w:r>
      <w:r w:rsidR="00F95835">
        <w:rPr>
          <w:lang w:val="hu-HU"/>
        </w:rPr>
        <w:t>, valamint az érzelem elemzés</w:t>
      </w:r>
      <w:r>
        <w:rPr>
          <w:lang w:val="hu-HU"/>
        </w:rPr>
        <w:t xml:space="preserve"> elindítására és megállítására</w:t>
      </w:r>
      <w:r w:rsidR="00F95835">
        <w:rPr>
          <w:lang w:val="hu-HU"/>
        </w:rPr>
        <w:t>. A Data Acces Layer komponens</w:t>
      </w:r>
      <w:r w:rsidR="00EA7633">
        <w:rPr>
          <w:lang w:val="hu-HU"/>
        </w:rPr>
        <w:t>b</w:t>
      </w:r>
      <w:r w:rsidR="00F95835">
        <w:rPr>
          <w:lang w:val="hu-HU"/>
        </w:rPr>
        <w:t xml:space="preserve">en </w:t>
      </w:r>
      <w:r w:rsidR="00EA7633">
        <w:rPr>
          <w:lang w:val="hu-HU"/>
        </w:rPr>
        <w:t xml:space="preserve">lévő osztályok segítségével olvassuk ki és módosítjuk az </w:t>
      </w:r>
      <w:r w:rsidR="00F95835">
        <w:rPr>
          <w:lang w:val="hu-HU"/>
        </w:rPr>
        <w:t>adatbázis</w:t>
      </w:r>
      <w:r w:rsidR="00EA7633">
        <w:rPr>
          <w:lang w:val="hu-HU"/>
        </w:rPr>
        <w:t>ban</w:t>
      </w:r>
      <w:r w:rsidR="00F95835">
        <w:rPr>
          <w:lang w:val="hu-HU"/>
        </w:rPr>
        <w:t xml:space="preserve"> </w:t>
      </w:r>
      <w:r w:rsidR="00EA7633">
        <w:rPr>
          <w:lang w:val="hu-HU"/>
        </w:rPr>
        <w:t>tárolt adatokat</w:t>
      </w:r>
      <w:r w:rsidR="00F95835">
        <w:rPr>
          <w:lang w:val="hu-HU"/>
        </w:rPr>
        <w:t xml:space="preserve">. A model komponens tartalmazza az adatbázisban szereplő tábláknak </w:t>
      </w:r>
      <w:r w:rsidR="00EA7633">
        <w:rPr>
          <w:lang w:val="hu-HU"/>
        </w:rPr>
        <w:t>osztályokra való leképzését (ORM - object relational mapping)</w:t>
      </w:r>
      <w:r w:rsidR="00F95835">
        <w:rPr>
          <w:lang w:val="hu-HU"/>
        </w:rPr>
        <w:t>.</w:t>
      </w:r>
    </w:p>
    <w:p w:rsidR="00F73E8E" w:rsidRPr="00BB3829" w:rsidRDefault="00F95835" w:rsidP="00F73E8E">
      <w:pPr>
        <w:pStyle w:val="ListParagraph"/>
        <w:numPr>
          <w:ilvl w:val="0"/>
          <w:numId w:val="8"/>
        </w:numPr>
        <w:rPr>
          <w:lang w:val="hu-HU"/>
        </w:rPr>
      </w:pPr>
      <w:r>
        <w:rPr>
          <w:lang w:val="hu-HU"/>
        </w:rPr>
        <w:t>A rendszer</w:t>
      </w:r>
      <w:r w:rsidR="00F73E8E" w:rsidRPr="00BB3829">
        <w:rPr>
          <w:lang w:val="hu-HU"/>
        </w:rPr>
        <w:t xml:space="preserve"> moduljai</w:t>
      </w:r>
      <w:r>
        <w:rPr>
          <w:lang w:val="hu-HU"/>
        </w:rPr>
        <w:t xml:space="preserve"> a következők:</w:t>
      </w:r>
    </w:p>
    <w:p w:rsidR="00F73E8E" w:rsidRPr="00BB3829" w:rsidRDefault="00F73E8E" w:rsidP="00F73E8E">
      <w:pPr>
        <w:pStyle w:val="ListParagraph"/>
        <w:numPr>
          <w:ilvl w:val="1"/>
          <w:numId w:val="8"/>
        </w:numPr>
        <w:rPr>
          <w:lang w:val="hu-HU"/>
        </w:rPr>
      </w:pPr>
      <w:r w:rsidRPr="00BB3829">
        <w:rPr>
          <w:lang w:val="hu-HU"/>
        </w:rPr>
        <w:t>Tweet-gyűjtő modul</w:t>
      </w:r>
    </w:p>
    <w:p w:rsidR="00F73E8E" w:rsidRPr="00BB3829" w:rsidRDefault="00F73E8E" w:rsidP="00F73E8E">
      <w:pPr>
        <w:pStyle w:val="ListParagraph"/>
        <w:numPr>
          <w:ilvl w:val="1"/>
          <w:numId w:val="8"/>
        </w:numPr>
        <w:rPr>
          <w:lang w:val="hu-HU"/>
        </w:rPr>
      </w:pPr>
      <w:r w:rsidRPr="00BB3829">
        <w:rPr>
          <w:lang w:val="hu-HU"/>
        </w:rPr>
        <w:t>Érzelemelemző modul</w:t>
      </w:r>
    </w:p>
    <w:p w:rsidR="00F73E8E" w:rsidRPr="00BB3829" w:rsidRDefault="00F73E8E" w:rsidP="00F73E8E">
      <w:pPr>
        <w:pStyle w:val="ListParagraph"/>
        <w:numPr>
          <w:ilvl w:val="1"/>
          <w:numId w:val="8"/>
        </w:numPr>
        <w:rPr>
          <w:lang w:val="hu-HU"/>
        </w:rPr>
      </w:pPr>
      <w:r w:rsidRPr="00BB3829">
        <w:rPr>
          <w:lang w:val="hu-HU"/>
        </w:rPr>
        <w:t>Adminisztrációs modul</w:t>
      </w:r>
    </w:p>
    <w:p w:rsidR="00F73E8E" w:rsidRPr="00BB3829" w:rsidRDefault="001A5065" w:rsidP="00F73E8E">
      <w:pPr>
        <w:pStyle w:val="ListParagraph"/>
        <w:numPr>
          <w:ilvl w:val="1"/>
          <w:numId w:val="8"/>
        </w:numPr>
        <w:rPr>
          <w:lang w:val="hu-HU"/>
        </w:rPr>
      </w:pPr>
      <w:r w:rsidRPr="00BB3829">
        <w:rPr>
          <w:lang w:val="hu-HU"/>
        </w:rPr>
        <w:t>Eredményjelző modul</w:t>
      </w:r>
    </w:p>
    <w:p w:rsidR="00723BC2" w:rsidRDefault="00723BC2" w:rsidP="00723BC2">
      <w:pPr>
        <w:rPr>
          <w:lang w:val="hu-HU"/>
        </w:rPr>
      </w:pPr>
      <w:r>
        <w:rPr>
          <w:noProof/>
          <w:lang w:eastAsia="ro-RO"/>
        </w:rPr>
        <w:lastRenderedPageBreak/>
        <w:drawing>
          <wp:inline distT="0" distB="0" distL="0" distR="0" wp14:anchorId="2EE83D28" wp14:editId="1E7F0378">
            <wp:extent cx="5939790" cy="35814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dszer_arhitektura.png"/>
                    <pic:cNvPicPr/>
                  </pic:nvPicPr>
                  <pic:blipFill>
                    <a:blip r:embed="rId17">
                      <a:extLst>
                        <a:ext uri="{28A0092B-C50C-407E-A947-70E740481C1C}">
                          <a14:useLocalDpi xmlns:a14="http://schemas.microsoft.com/office/drawing/2010/main" val="0"/>
                        </a:ext>
                      </a:extLst>
                    </a:blip>
                    <a:stretch>
                      <a:fillRect/>
                    </a:stretch>
                  </pic:blipFill>
                  <pic:spPr>
                    <a:xfrm>
                      <a:off x="0" y="0"/>
                      <a:ext cx="5939790" cy="3581400"/>
                    </a:xfrm>
                    <a:prstGeom prst="rect">
                      <a:avLst/>
                    </a:prstGeom>
                  </pic:spPr>
                </pic:pic>
              </a:graphicData>
            </a:graphic>
          </wp:inline>
        </w:drawing>
      </w:r>
    </w:p>
    <w:p w:rsidR="00454BC4" w:rsidRDefault="00454BC4" w:rsidP="00454BC4">
      <w:pPr>
        <w:pStyle w:val="Heading2"/>
        <w:rPr>
          <w:lang w:val="hu-HU"/>
        </w:rPr>
      </w:pPr>
      <w:r>
        <w:rPr>
          <w:lang w:val="hu-HU"/>
        </w:rPr>
        <w:t>A részletes tervezés</w:t>
      </w:r>
    </w:p>
    <w:p w:rsidR="00B24B7D" w:rsidRPr="00B24B7D" w:rsidRDefault="00B24B7D" w:rsidP="00B24B7D">
      <w:pPr>
        <w:rPr>
          <w:lang w:val="hu-HU"/>
        </w:rPr>
      </w:pPr>
      <w:r>
        <w:rPr>
          <w:lang w:val="hu-HU"/>
        </w:rPr>
        <w:t>A következő alfejezetek külön-külön mutatják be a rendszer különböző moduljainak a megvalósítását.</w:t>
      </w:r>
    </w:p>
    <w:p w:rsidR="00F664E5" w:rsidRDefault="00F664E5" w:rsidP="00454BC4">
      <w:pPr>
        <w:pStyle w:val="Heading3"/>
        <w:rPr>
          <w:lang w:val="hu-HU"/>
        </w:rPr>
      </w:pPr>
      <w:r>
        <w:rPr>
          <w:lang w:val="hu-HU"/>
        </w:rPr>
        <w:t>DAL modul</w:t>
      </w:r>
    </w:p>
    <w:p w:rsidR="00F664E5" w:rsidRDefault="00F664E5" w:rsidP="00F664E5">
      <w:pPr>
        <w:rPr>
          <w:lang w:val="hu-HU"/>
        </w:rPr>
      </w:pPr>
      <w:r>
        <w:rPr>
          <w:lang w:val="hu-HU"/>
        </w:rPr>
        <w:t>A Data Acces Layer modul szerepe az aplikáció és adatbázis közti komunikáció megvalósítása. Ebben a modulban lévő osztályok segítségével az adatbázis tábláira végzünk lekérdezéseket, viszünk be új adatokat, modósítjuk a létező adatokat és törlünk az adatokból.</w:t>
      </w:r>
    </w:p>
    <w:p w:rsidR="00214F3B" w:rsidRDefault="00214F3B" w:rsidP="00F664E5">
      <w:pPr>
        <w:rPr>
          <w:lang w:val="hu-HU"/>
        </w:rPr>
      </w:pPr>
      <w:r>
        <w:rPr>
          <w:lang w:val="hu-HU"/>
        </w:rPr>
        <w:t>A CategoryDAO osztály az adatbázisban a Category táblához biztosít hozzáférést. A GetCategories metódus visszatéríti egy listában a tábla sorait. A GetCategory metódus visszatéríti a kapott paraméternek megfelelő Category elemet a táblából. A CreateCategory metódus beszúrja a táblába a paraméterként kapott Category típusú elemet.</w:t>
      </w:r>
    </w:p>
    <w:p w:rsidR="00214F3B" w:rsidRDefault="00214F3B" w:rsidP="00214F3B">
      <w:pPr>
        <w:jc w:val="center"/>
        <w:rPr>
          <w:lang w:val="hu-HU"/>
        </w:rPr>
      </w:pPr>
      <w:r>
        <w:rPr>
          <w:noProof/>
          <w:lang w:eastAsia="ro-RO"/>
        </w:rPr>
        <w:drawing>
          <wp:inline distT="0" distB="0" distL="0" distR="0" wp14:anchorId="13A88A20" wp14:editId="43C7A2C0">
            <wp:extent cx="3333750" cy="1143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O_CategoryDAO.png"/>
                    <pic:cNvPicPr/>
                  </pic:nvPicPr>
                  <pic:blipFill>
                    <a:blip r:embed="rId18">
                      <a:extLst>
                        <a:ext uri="{28A0092B-C50C-407E-A947-70E740481C1C}">
                          <a14:useLocalDpi xmlns:a14="http://schemas.microsoft.com/office/drawing/2010/main" val="0"/>
                        </a:ext>
                      </a:extLst>
                    </a:blip>
                    <a:stretch>
                      <a:fillRect/>
                    </a:stretch>
                  </pic:blipFill>
                  <pic:spPr>
                    <a:xfrm>
                      <a:off x="0" y="0"/>
                      <a:ext cx="3333750" cy="1143000"/>
                    </a:xfrm>
                    <a:prstGeom prst="rect">
                      <a:avLst/>
                    </a:prstGeom>
                  </pic:spPr>
                </pic:pic>
              </a:graphicData>
            </a:graphic>
          </wp:inline>
        </w:drawing>
      </w:r>
    </w:p>
    <w:p w:rsidR="00214F3B" w:rsidRDefault="00214F3B" w:rsidP="00F664E5">
      <w:pPr>
        <w:rPr>
          <w:lang w:val="hu-HU"/>
        </w:rPr>
      </w:pPr>
      <w:r>
        <w:rPr>
          <w:lang w:val="hu-HU"/>
        </w:rPr>
        <w:t>A CharacteristicDAO osztály az adatbázisban a Characteristic táblához biztosít hozzáférést. A GetCharacteristics metódus visszatéríti egy listában mely elemei Characteristic típusúak a  paraméter</w:t>
      </w:r>
      <w:r w:rsidR="002C3C3F">
        <w:rPr>
          <w:lang w:val="hu-HU"/>
        </w:rPr>
        <w:t>ként megkapott kategóriának megfelelő tulajdonságokat.</w:t>
      </w:r>
    </w:p>
    <w:p w:rsidR="00214F3B" w:rsidRDefault="00214F3B" w:rsidP="00214F3B">
      <w:pPr>
        <w:jc w:val="center"/>
        <w:rPr>
          <w:lang w:val="hu-HU"/>
        </w:rPr>
      </w:pPr>
      <w:r>
        <w:rPr>
          <w:noProof/>
          <w:lang w:eastAsia="ro-RO"/>
        </w:rPr>
        <w:lastRenderedPageBreak/>
        <w:drawing>
          <wp:inline distT="0" distB="0" distL="0" distR="0">
            <wp:extent cx="3905250" cy="857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O_CharacteristicDAO.png"/>
                    <pic:cNvPicPr/>
                  </pic:nvPicPr>
                  <pic:blipFill>
                    <a:blip r:embed="rId19">
                      <a:extLst>
                        <a:ext uri="{28A0092B-C50C-407E-A947-70E740481C1C}">
                          <a14:useLocalDpi xmlns:a14="http://schemas.microsoft.com/office/drawing/2010/main" val="0"/>
                        </a:ext>
                      </a:extLst>
                    </a:blip>
                    <a:stretch>
                      <a:fillRect/>
                    </a:stretch>
                  </pic:blipFill>
                  <pic:spPr>
                    <a:xfrm>
                      <a:off x="0" y="0"/>
                      <a:ext cx="3905250" cy="857250"/>
                    </a:xfrm>
                    <a:prstGeom prst="rect">
                      <a:avLst/>
                    </a:prstGeom>
                  </pic:spPr>
                </pic:pic>
              </a:graphicData>
            </a:graphic>
          </wp:inline>
        </w:drawing>
      </w:r>
    </w:p>
    <w:p w:rsidR="00603B00" w:rsidRDefault="002C3C3F" w:rsidP="00603B00">
      <w:pPr>
        <w:rPr>
          <w:lang w:val="hu-HU"/>
        </w:rPr>
      </w:pPr>
      <w:r>
        <w:rPr>
          <w:lang w:val="hu-HU"/>
        </w:rPr>
        <w:t xml:space="preserve">A KeywordDAO osztály az adatbázisban a Keyword táblához biztosít hozzáférést. A GetKeywords metódus visszatéríti egy Keyword típusú elemekből álló listában a paraméterként megkapott kategóriának megfelelő kulcsszavakat. A GetKeyword metódus </w:t>
      </w:r>
      <w:r w:rsidR="00603B00">
        <w:rPr>
          <w:lang w:val="hu-HU"/>
        </w:rPr>
        <w:t>visszatéríti azt a Keyword típusú elemet amely megfelel a paraméter értékének. A CreateKeyword metódus beszúrja a táblába a paraméterként kapott Keyword típusú elemet. A DeleteKeyword metódus letörli a táblából a paraméterként kapott Keyword típusú elemet.</w:t>
      </w:r>
    </w:p>
    <w:p w:rsidR="00214F3B" w:rsidRDefault="002C3C3F" w:rsidP="002C3C3F">
      <w:pPr>
        <w:jc w:val="center"/>
        <w:rPr>
          <w:lang w:val="hu-HU"/>
        </w:rPr>
      </w:pPr>
      <w:r>
        <w:rPr>
          <w:noProof/>
          <w:lang w:eastAsia="ro-RO"/>
        </w:rPr>
        <w:drawing>
          <wp:inline distT="0" distB="0" distL="0" distR="0">
            <wp:extent cx="3429000" cy="1333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O_KeywordDAO.png"/>
                    <pic:cNvPicPr/>
                  </pic:nvPicPr>
                  <pic:blipFill>
                    <a:blip r:embed="rId20">
                      <a:extLst>
                        <a:ext uri="{28A0092B-C50C-407E-A947-70E740481C1C}">
                          <a14:useLocalDpi xmlns:a14="http://schemas.microsoft.com/office/drawing/2010/main" val="0"/>
                        </a:ext>
                      </a:extLst>
                    </a:blip>
                    <a:stretch>
                      <a:fillRect/>
                    </a:stretch>
                  </pic:blipFill>
                  <pic:spPr>
                    <a:xfrm>
                      <a:off x="0" y="0"/>
                      <a:ext cx="3429000" cy="1333500"/>
                    </a:xfrm>
                    <a:prstGeom prst="rect">
                      <a:avLst/>
                    </a:prstGeom>
                  </pic:spPr>
                </pic:pic>
              </a:graphicData>
            </a:graphic>
          </wp:inline>
        </w:drawing>
      </w:r>
    </w:p>
    <w:p w:rsidR="00214F3B" w:rsidRDefault="00603B00" w:rsidP="00F664E5">
      <w:pPr>
        <w:rPr>
          <w:lang w:val="hu-HU"/>
        </w:rPr>
      </w:pPr>
      <w:r>
        <w:rPr>
          <w:lang w:val="hu-HU"/>
        </w:rPr>
        <w:t xml:space="preserve">A SynonymDAO osztály az adatbázisban a Synonym táblához biztosít hozzáférést. A GetSynonyms metódus visszatéríti egy Synonym típusú elemekből álló listában a paraméterként megkapott kategóriának megfelelő kulcsszavakat. A GetSynonymsOrderedByTweetCount metódus visszatérít egy Synonym típusú elemekből álló listát mely rendezett </w:t>
      </w:r>
      <w:r w:rsidR="001130A6">
        <w:rPr>
          <w:lang w:val="hu-HU"/>
        </w:rPr>
        <w:t>az adott szinonimákat tartalmazó tweetek száma szerint.</w:t>
      </w:r>
    </w:p>
    <w:p w:rsidR="00214F3B" w:rsidRDefault="00603B00" w:rsidP="00603B00">
      <w:pPr>
        <w:jc w:val="center"/>
        <w:rPr>
          <w:lang w:val="hu-HU"/>
        </w:rPr>
      </w:pPr>
      <w:r>
        <w:rPr>
          <w:noProof/>
          <w:lang w:eastAsia="ro-RO"/>
        </w:rPr>
        <w:drawing>
          <wp:inline distT="0" distB="0" distL="0" distR="0">
            <wp:extent cx="3905250" cy="952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O_SynonymDAO.png"/>
                    <pic:cNvPicPr/>
                  </pic:nvPicPr>
                  <pic:blipFill>
                    <a:blip r:embed="rId21">
                      <a:extLst>
                        <a:ext uri="{28A0092B-C50C-407E-A947-70E740481C1C}">
                          <a14:useLocalDpi xmlns:a14="http://schemas.microsoft.com/office/drawing/2010/main" val="0"/>
                        </a:ext>
                      </a:extLst>
                    </a:blip>
                    <a:stretch>
                      <a:fillRect/>
                    </a:stretch>
                  </pic:blipFill>
                  <pic:spPr>
                    <a:xfrm>
                      <a:off x="0" y="0"/>
                      <a:ext cx="3905250" cy="952500"/>
                    </a:xfrm>
                    <a:prstGeom prst="rect">
                      <a:avLst/>
                    </a:prstGeom>
                  </pic:spPr>
                </pic:pic>
              </a:graphicData>
            </a:graphic>
          </wp:inline>
        </w:drawing>
      </w:r>
    </w:p>
    <w:p w:rsidR="00214F3B" w:rsidRDefault="00B17768" w:rsidP="00F664E5">
      <w:pPr>
        <w:rPr>
          <w:lang w:val="hu-HU"/>
        </w:rPr>
      </w:pPr>
      <w:r>
        <w:rPr>
          <w:lang w:val="hu-HU"/>
        </w:rPr>
        <w:t>A TweetDAO osztály az adatbázisban a Tweet táblához biztosít hozzáférést. Az ExistTweetsForSynonym metódus igazat térít vissza ha léteznek a paraméterként kapott szinonimát tartalmazó tweetek a táblában, másképp hamis értéket térít vissza. A FindLowestTweetIdForSynonym a kapott paraméternek megfelelő tweetek közül annak a tweetnek az ID-ját téríti vissza amelyiknek a legkisebb az értéke. A SaveTweetsForSynonym beszúrja az adatbázisba a paraméterként megkapott lista elemeit</w:t>
      </w:r>
      <w:r w:rsidR="006A3CD9">
        <w:rPr>
          <w:lang w:val="hu-HU"/>
        </w:rPr>
        <w:t xml:space="preserve"> és visszatéríti a sikeresen beszúrt tweetek számát. A GetNewTweetsForEvaluation visszatérít egy Tweet típusú elemeket tartalmazó listát amelyekben olyan tweetek szerepelnek, amelyekre még nem végeztünk érzelem elemzést. A GetTweetsForEvaluation metódus visszatérít egy Tweet típusú elemeket tartalmazó </w:t>
      </w:r>
      <w:r w:rsidR="006A3CD9">
        <w:rPr>
          <w:lang w:val="hu-HU"/>
        </w:rPr>
        <w:lastRenderedPageBreak/>
        <w:t>listát amelyben az ID szerint rendezett tweetekből megmondjuk, hogy hány tweetet szökünk át és legtöbb hány darab tweetet kérünk a listában. Erre szolgálnak a skip és limit paraméterek.</w:t>
      </w:r>
    </w:p>
    <w:p w:rsidR="00214F3B" w:rsidRDefault="00B17768" w:rsidP="00B17768">
      <w:pPr>
        <w:jc w:val="center"/>
        <w:rPr>
          <w:lang w:val="hu-HU"/>
        </w:rPr>
      </w:pPr>
      <w:r>
        <w:rPr>
          <w:noProof/>
          <w:lang w:eastAsia="ro-RO"/>
        </w:rPr>
        <w:drawing>
          <wp:inline distT="0" distB="0" distL="0" distR="0">
            <wp:extent cx="5334000" cy="1428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O_TweetDAO.png"/>
                    <pic:cNvPicPr/>
                  </pic:nvPicPr>
                  <pic:blipFill>
                    <a:blip r:embed="rId22">
                      <a:extLst>
                        <a:ext uri="{28A0092B-C50C-407E-A947-70E740481C1C}">
                          <a14:useLocalDpi xmlns:a14="http://schemas.microsoft.com/office/drawing/2010/main" val="0"/>
                        </a:ext>
                      </a:extLst>
                    </a:blip>
                    <a:stretch>
                      <a:fillRect/>
                    </a:stretch>
                  </pic:blipFill>
                  <pic:spPr>
                    <a:xfrm>
                      <a:off x="0" y="0"/>
                      <a:ext cx="5334000" cy="1428750"/>
                    </a:xfrm>
                    <a:prstGeom prst="rect">
                      <a:avLst/>
                    </a:prstGeom>
                  </pic:spPr>
                </pic:pic>
              </a:graphicData>
            </a:graphic>
          </wp:inline>
        </w:drawing>
      </w:r>
    </w:p>
    <w:p w:rsidR="00EF489F" w:rsidRDefault="00EF489F" w:rsidP="00F664E5">
      <w:pPr>
        <w:rPr>
          <w:lang w:val="hu-HU"/>
        </w:rPr>
      </w:pPr>
      <w:r>
        <w:rPr>
          <w:lang w:val="hu-HU"/>
        </w:rPr>
        <w:t>Az EvaluatedResultDAO osztály az adatbázisban az EvaluatedResult táblához biztosít hozzáférést.</w:t>
      </w:r>
      <w:r w:rsidR="009A1957">
        <w:rPr>
          <w:lang w:val="hu-HU"/>
        </w:rPr>
        <w:t xml:space="preserve"> A SaveEvaluatedTweets és SaveEvaluatedWebData metódusok a SaveEvaluatedResult metódust felhasználva mentik le a táblákba az érzelmi elemzés eredményeit, melyek a tweetek, illetve weboldalakról származó adatok szövegeire voltak végrehajtva. A SaveEvaluatedResult metódus beszúrja a táblába a paraméterként kapott EvaluationResult típusú elemeket tartalmazó lista elemeit.</w:t>
      </w:r>
    </w:p>
    <w:p w:rsidR="00EF489F" w:rsidRDefault="00EF489F" w:rsidP="00EF489F">
      <w:pPr>
        <w:jc w:val="center"/>
        <w:rPr>
          <w:lang w:val="hu-HU"/>
        </w:rPr>
      </w:pPr>
      <w:r>
        <w:rPr>
          <w:noProof/>
          <w:lang w:eastAsia="ro-RO"/>
        </w:rPr>
        <w:drawing>
          <wp:inline distT="0" distB="0" distL="0" distR="0">
            <wp:extent cx="5715000" cy="1143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O_EvaluatedResultDAO.png"/>
                    <pic:cNvPicPr/>
                  </pic:nvPicPr>
                  <pic:blipFill>
                    <a:blip r:embed="rId23">
                      <a:extLst>
                        <a:ext uri="{28A0092B-C50C-407E-A947-70E740481C1C}">
                          <a14:useLocalDpi xmlns:a14="http://schemas.microsoft.com/office/drawing/2010/main" val="0"/>
                        </a:ext>
                      </a:extLst>
                    </a:blip>
                    <a:stretch>
                      <a:fillRect/>
                    </a:stretch>
                  </pic:blipFill>
                  <pic:spPr>
                    <a:xfrm>
                      <a:off x="0" y="0"/>
                      <a:ext cx="5715000" cy="1143000"/>
                    </a:xfrm>
                    <a:prstGeom prst="rect">
                      <a:avLst/>
                    </a:prstGeom>
                  </pic:spPr>
                </pic:pic>
              </a:graphicData>
            </a:graphic>
          </wp:inline>
        </w:drawing>
      </w:r>
    </w:p>
    <w:p w:rsidR="004F6801" w:rsidRDefault="004F6801" w:rsidP="00F664E5">
      <w:pPr>
        <w:rPr>
          <w:lang w:val="hu-HU"/>
        </w:rPr>
      </w:pPr>
      <w:r>
        <w:rPr>
          <w:lang w:val="hu-HU"/>
        </w:rPr>
        <w:t>A WinServicesDAO osztály az adatbázisban az WinServices táblához biztosít hozzáférést.</w:t>
      </w:r>
      <w:r w:rsidR="00A84BA1">
        <w:rPr>
          <w:lang w:val="hu-HU"/>
        </w:rPr>
        <w:t xml:space="preserve"> Az IsTweetDownoaderServiceEnabled metódus lekérdezi az IsServiceEnabled metodús segítségével, hogy az adatbázisban engedélyezve van vagy nincs a tweet letöltési szervíz és ennek megfelelően igaz vagy hamis értéket térít vissza. Az IsTweetAnalyzerServiceEnabled metódus ugyanazt végzi az érzelemelemző szervízre. Az EnableTweetDownloaderService és EnableTweetAnalyzerService metódusok az EnableService metódus segítségével az adatbázisban ig</w:t>
      </w:r>
      <w:r w:rsidR="000B4EA7">
        <w:rPr>
          <w:lang w:val="hu-HU"/>
        </w:rPr>
        <w:t>azra állítják a megfelelő szerví</w:t>
      </w:r>
      <w:r w:rsidR="00A84BA1">
        <w:rPr>
          <w:lang w:val="hu-HU"/>
        </w:rPr>
        <w:t>z engedélyezésének az értékét.</w:t>
      </w:r>
      <w:r w:rsidR="000B4EA7">
        <w:rPr>
          <w:lang w:val="hu-HU"/>
        </w:rPr>
        <w:t xml:space="preserve"> A DisableTweetDownloaderService és DisableTweetAnalyzerService metódusok a DisableService metódus segítségével az adatbázisban hamisra állítják a megfelelő szervíz engedélyezésének az értékét. Az IsServiceEnabled metodús visszatéríti, hogy a paraméterként kapott szervíz engedélyezve van vagy nincs az adatbázisban. Az EnableService metódus a paraméterként </w:t>
      </w:r>
      <w:r w:rsidR="00F50B83">
        <w:rPr>
          <w:lang w:val="hu-HU"/>
        </w:rPr>
        <w:t>kapott szervíz engedélyezési értékét igazra állítja az adatbázisban. A DisableService metódus a paraméterként kapott szervíz engedélyezési értékét hamisra állítja az adatbázisban.</w:t>
      </w:r>
    </w:p>
    <w:p w:rsidR="004F6801" w:rsidRDefault="00315E94" w:rsidP="00315E94">
      <w:pPr>
        <w:jc w:val="center"/>
        <w:rPr>
          <w:lang w:val="hu-HU"/>
        </w:rPr>
      </w:pPr>
      <w:r>
        <w:rPr>
          <w:noProof/>
          <w:lang w:eastAsia="ro-RO"/>
        </w:rPr>
        <w:lastRenderedPageBreak/>
        <w:drawing>
          <wp:inline distT="0" distB="0" distL="0" distR="0">
            <wp:extent cx="3143250" cy="20002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O_WinServicesDAO.png"/>
                    <pic:cNvPicPr/>
                  </pic:nvPicPr>
                  <pic:blipFill>
                    <a:blip r:embed="rId24">
                      <a:extLst>
                        <a:ext uri="{28A0092B-C50C-407E-A947-70E740481C1C}">
                          <a14:useLocalDpi xmlns:a14="http://schemas.microsoft.com/office/drawing/2010/main" val="0"/>
                        </a:ext>
                      </a:extLst>
                    </a:blip>
                    <a:stretch>
                      <a:fillRect/>
                    </a:stretch>
                  </pic:blipFill>
                  <pic:spPr>
                    <a:xfrm>
                      <a:off x="0" y="0"/>
                      <a:ext cx="3143250" cy="2000250"/>
                    </a:xfrm>
                    <a:prstGeom prst="rect">
                      <a:avLst/>
                    </a:prstGeom>
                  </pic:spPr>
                </pic:pic>
              </a:graphicData>
            </a:graphic>
          </wp:inline>
        </w:drawing>
      </w:r>
    </w:p>
    <w:p w:rsidR="00A207CA" w:rsidRPr="00B24B7D" w:rsidRDefault="00AB4C70" w:rsidP="00B24B7D">
      <w:pPr>
        <w:pStyle w:val="Heading3"/>
        <w:rPr>
          <w:lang w:val="hu-HU"/>
        </w:rPr>
      </w:pPr>
      <w:r w:rsidRPr="00BB3829">
        <w:rPr>
          <w:lang w:val="hu-HU"/>
        </w:rPr>
        <w:t>Tweet-gyűjtő modul</w:t>
      </w:r>
    </w:p>
    <w:p w:rsidR="005D654B" w:rsidRDefault="00507B66" w:rsidP="00507B66">
      <w:pPr>
        <w:rPr>
          <w:lang w:val="hu-HU"/>
        </w:rPr>
      </w:pPr>
      <w:r>
        <w:rPr>
          <w:lang w:val="hu-HU"/>
        </w:rPr>
        <w:t xml:space="preserve">A microblogging napjainkban egy nagyon népszerű komunikációs eszközzé vált az internetezők között. </w:t>
      </w:r>
      <w:sdt>
        <w:sdtPr>
          <w:rPr>
            <w:lang w:val="hu-HU"/>
          </w:rPr>
          <w:id w:val="242606248"/>
          <w:citation/>
        </w:sdtPr>
        <w:sdtContent>
          <w:r w:rsidR="00037308">
            <w:rPr>
              <w:lang w:val="hu-HU"/>
            </w:rPr>
            <w:fldChar w:fldCharType="begin"/>
          </w:r>
          <w:r w:rsidR="00037308">
            <w:rPr>
              <w:lang w:val="en-US"/>
            </w:rPr>
            <w:instrText xml:space="preserve"> CITATION Aga11 \l 1033 </w:instrText>
          </w:r>
          <w:r w:rsidR="00037308">
            <w:rPr>
              <w:lang w:val="hu-HU"/>
            </w:rPr>
            <w:fldChar w:fldCharType="separate"/>
          </w:r>
          <w:r w:rsidR="00037308" w:rsidRPr="00037308">
            <w:rPr>
              <w:noProof/>
              <w:lang w:val="en-US"/>
            </w:rPr>
            <w:t>[11]</w:t>
          </w:r>
          <w:r w:rsidR="00037308">
            <w:rPr>
              <w:lang w:val="hu-HU"/>
            </w:rPr>
            <w:fldChar w:fldCharType="end"/>
          </w:r>
        </w:sdtContent>
      </w:sdt>
      <w:r w:rsidR="00037308">
        <w:rPr>
          <w:lang w:val="hu-HU"/>
        </w:rPr>
        <w:t xml:space="preserve"> </w:t>
      </w:r>
      <w:r>
        <w:rPr>
          <w:lang w:val="hu-HU"/>
        </w:rPr>
        <w:t xml:space="preserve">Felhasználok milliói osztják meg véleményüket a mindennapi élet különböző területeiről. Épp ezért a microblogos web-oldalak gazdag adatforrást jelentenek vélemények bányászatához és érzelmi elemzéséhez. A fontosabb okok amiért Tweetert érdemes elemezni a következők: </w:t>
      </w:r>
    </w:p>
    <w:p w:rsidR="005D654B" w:rsidRPr="005D654B" w:rsidRDefault="00295FA6" w:rsidP="005D654B">
      <w:pPr>
        <w:pStyle w:val="ListParagraph"/>
        <w:numPr>
          <w:ilvl w:val="0"/>
          <w:numId w:val="22"/>
        </w:numPr>
        <w:rPr>
          <w:lang w:val="en-US"/>
        </w:rPr>
      </w:pPr>
      <w:r w:rsidRPr="005D654B">
        <w:rPr>
          <w:lang w:val="hu-HU"/>
        </w:rPr>
        <w:t>különböző személyek különböző topikokról nyilvánitanak ki véleményeket, tehát egy értékes vélemény-forrás</w:t>
      </w:r>
      <w:r w:rsidR="00F04FEE" w:rsidRPr="005D654B">
        <w:rPr>
          <w:lang w:val="hu-HU"/>
        </w:rPr>
        <w:t>t képez</w:t>
      </w:r>
      <w:r w:rsidRPr="005D654B">
        <w:rPr>
          <w:lang w:val="en-US"/>
        </w:rPr>
        <w:t xml:space="preserve">; </w:t>
      </w:r>
      <w:r w:rsidRPr="005D654B">
        <w:rPr>
          <w:lang w:val="hu-HU"/>
        </w:rPr>
        <w:t>az adathalmaz amit tartalmaz óriási és naponta növekedik</w:t>
      </w:r>
      <w:r w:rsidR="005D654B" w:rsidRPr="005D654B">
        <w:rPr>
          <w:lang w:val="en-US"/>
        </w:rPr>
        <w:t>;</w:t>
      </w:r>
    </w:p>
    <w:p w:rsidR="005D654B" w:rsidRPr="005D654B" w:rsidRDefault="00295FA6" w:rsidP="005D654B">
      <w:pPr>
        <w:pStyle w:val="ListParagraph"/>
        <w:numPr>
          <w:ilvl w:val="0"/>
          <w:numId w:val="22"/>
        </w:numPr>
        <w:rPr>
          <w:lang w:val="en-US"/>
        </w:rPr>
      </w:pPr>
      <w:r w:rsidRPr="005D654B">
        <w:rPr>
          <w:lang w:val="en-US"/>
        </w:rPr>
        <w:t xml:space="preserve">a twitter felhasználó típusai változatosak, </w:t>
      </w:r>
      <w:r w:rsidRPr="005D654B">
        <w:rPr>
          <w:lang w:val="hu-HU"/>
        </w:rPr>
        <w:t>átlagos felhasználoktól celebekig, cégek, politikusok, még államelnökök is, tehát változatos csoportok véleményével találkozunk különböző szociális és érdekképviseleti csoportok</w:t>
      </w:r>
      <w:r w:rsidR="00F04FEE" w:rsidRPr="005D654B">
        <w:rPr>
          <w:lang w:val="hu-HU"/>
        </w:rPr>
        <w:t>t</w:t>
      </w:r>
      <w:r w:rsidRPr="005D654B">
        <w:rPr>
          <w:lang w:val="hu-HU"/>
        </w:rPr>
        <w:t>ól</w:t>
      </w:r>
      <w:r w:rsidRPr="005D654B">
        <w:rPr>
          <w:lang w:val="en-US"/>
        </w:rPr>
        <w:t>;</w:t>
      </w:r>
    </w:p>
    <w:p w:rsidR="00507B66" w:rsidRPr="005D654B" w:rsidRDefault="00F04FEE" w:rsidP="005D654B">
      <w:pPr>
        <w:pStyle w:val="ListParagraph"/>
        <w:numPr>
          <w:ilvl w:val="0"/>
          <w:numId w:val="22"/>
        </w:numPr>
        <w:rPr>
          <w:lang w:val="en-US"/>
        </w:rPr>
      </w:pPr>
      <w:r w:rsidRPr="005D654B">
        <w:rPr>
          <w:lang w:val="en-US"/>
        </w:rPr>
        <w:t xml:space="preserve">a felhasználok </w:t>
      </w:r>
      <w:r w:rsidRPr="005D654B">
        <w:rPr>
          <w:lang w:val="hu-HU"/>
        </w:rPr>
        <w:t>különböző országokból vannak.</w:t>
      </w:r>
    </w:p>
    <w:p w:rsidR="00A207CA" w:rsidRDefault="00A207CA" w:rsidP="00A207CA">
      <w:pPr>
        <w:pStyle w:val="ListParagraph"/>
        <w:numPr>
          <w:ilvl w:val="0"/>
          <w:numId w:val="1"/>
        </w:numPr>
        <w:rPr>
          <w:lang w:val="hu-HU"/>
        </w:rPr>
      </w:pPr>
      <w:r w:rsidRPr="00BB3829">
        <w:rPr>
          <w:lang w:val="hu-HU"/>
        </w:rPr>
        <w:t>Hogyan működik?</w:t>
      </w:r>
    </w:p>
    <w:p w:rsidR="00C84851" w:rsidRPr="00C84851" w:rsidRDefault="00C84851" w:rsidP="00C84851">
      <w:pPr>
        <w:rPr>
          <w:lang w:val="hu-HU"/>
        </w:rPr>
      </w:pPr>
      <w:r>
        <w:rPr>
          <w:lang w:val="hu-HU"/>
        </w:rPr>
        <w:t xml:space="preserve">A twitter.com egy online szociális hálozat melyet milliók használnak a föld különböző országaiból kapcsolat-tartásra családtagokkal, barátokkal, munkatársakkal számítógépen vagy mobil-eszközökön keresztül. A felhasználói felület rövid szöveges üzenetek </w:t>
      </w:r>
      <w:r w:rsidR="009A6FF6">
        <w:rPr>
          <w:lang w:val="hu-HU"/>
        </w:rPr>
        <w:t>posztolását</w:t>
      </w:r>
      <w:r>
        <w:rPr>
          <w:lang w:val="hu-HU"/>
        </w:rPr>
        <w:t xml:space="preserve"> teszi lehetővé</w:t>
      </w:r>
      <w:r w:rsidR="009A6FF6">
        <w:rPr>
          <w:lang w:val="hu-HU"/>
        </w:rPr>
        <w:t xml:space="preserve"> (14</w:t>
      </w:r>
      <w:r w:rsidR="009A6FF6">
        <w:rPr>
          <w:lang w:val="en-US"/>
        </w:rPr>
        <w:t xml:space="preserve">0 </w:t>
      </w:r>
      <w:r w:rsidR="009A6FF6">
        <w:rPr>
          <w:lang w:val="hu-HU"/>
        </w:rPr>
        <w:t>karakter maximum hosszal) amelyek láthatóak bármely más Twitter felhasználó számára. A felhasználok megjelölhetik azokat a személyeket akiket szeretnének követni, ez esetben a felhasználó értesítve lesz mikor a követett új üzenetet posztolt. A követett-nek jelölt felhasználó nem feltétlenül kell</w:t>
      </w:r>
      <w:r w:rsidR="009922F5">
        <w:rPr>
          <w:lang w:val="hu-HU"/>
        </w:rPr>
        <w:t xml:space="preserve"> vissza-</w:t>
      </w:r>
      <w:r w:rsidR="009A6FF6">
        <w:rPr>
          <w:lang w:val="hu-HU"/>
        </w:rPr>
        <w:t>kövesse azt a személyt aki</w:t>
      </w:r>
      <w:r w:rsidR="009922F5">
        <w:rPr>
          <w:lang w:val="hu-HU"/>
        </w:rPr>
        <w:t xml:space="preserve"> őt követi, ily modón a twitter egy irányitott kapcsolatú szociális hálót alkot.</w:t>
      </w:r>
    </w:p>
    <w:p w:rsidR="00A207CA" w:rsidRDefault="00A207CA" w:rsidP="00A207CA">
      <w:pPr>
        <w:pStyle w:val="ListParagraph"/>
        <w:numPr>
          <w:ilvl w:val="0"/>
          <w:numId w:val="1"/>
        </w:numPr>
        <w:rPr>
          <w:lang w:val="hu-HU"/>
        </w:rPr>
      </w:pPr>
      <w:r w:rsidRPr="00BB3829">
        <w:rPr>
          <w:lang w:val="hu-HU"/>
        </w:rPr>
        <w:t>Tweet felépítése</w:t>
      </w:r>
    </w:p>
    <w:p w:rsidR="00F16906" w:rsidRDefault="00F16906" w:rsidP="00F16906">
      <w:pPr>
        <w:rPr>
          <w:lang w:val="hu-HU"/>
        </w:rPr>
      </w:pPr>
      <w:r>
        <w:rPr>
          <w:lang w:val="hu-HU"/>
        </w:rPr>
        <w:t>A tweet az elemi parányi építő-tömbje a Twitternek. Felépítését a következő táblázatban mutatom be:</w:t>
      </w:r>
    </w:p>
    <w:tbl>
      <w:tblPr>
        <w:tblStyle w:val="LightList-Accent5"/>
        <w:tblW w:w="0" w:type="auto"/>
        <w:tblLook w:val="04A0" w:firstRow="1" w:lastRow="0" w:firstColumn="1" w:lastColumn="0" w:noHBand="0" w:noVBand="1"/>
      </w:tblPr>
      <w:tblGrid>
        <w:gridCol w:w="3096"/>
        <w:gridCol w:w="1832"/>
        <w:gridCol w:w="4360"/>
      </w:tblGrid>
      <w:tr w:rsidR="00F16906" w:rsidTr="00224D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rsidR="00F16906" w:rsidRDefault="00F16906" w:rsidP="002B2E90">
            <w:pPr>
              <w:jc w:val="center"/>
              <w:rPr>
                <w:lang w:val="hu-HU"/>
              </w:rPr>
            </w:pPr>
            <w:r>
              <w:rPr>
                <w:lang w:val="hu-HU"/>
              </w:rPr>
              <w:lastRenderedPageBreak/>
              <w:t>Mezőnév</w:t>
            </w:r>
          </w:p>
        </w:tc>
        <w:tc>
          <w:tcPr>
            <w:tcW w:w="1832" w:type="dxa"/>
          </w:tcPr>
          <w:p w:rsidR="00F16906" w:rsidRDefault="00F16906" w:rsidP="002B2E90">
            <w:pPr>
              <w:jc w:val="center"/>
              <w:cnfStyle w:val="100000000000" w:firstRow="1" w:lastRow="0" w:firstColumn="0" w:lastColumn="0" w:oddVBand="0" w:evenVBand="0" w:oddHBand="0" w:evenHBand="0" w:firstRowFirstColumn="0" w:firstRowLastColumn="0" w:lastRowFirstColumn="0" w:lastRowLastColumn="0"/>
              <w:rPr>
                <w:lang w:val="hu-HU"/>
              </w:rPr>
            </w:pPr>
            <w:r>
              <w:rPr>
                <w:lang w:val="hu-HU"/>
              </w:rPr>
              <w:t>Típus</w:t>
            </w:r>
          </w:p>
        </w:tc>
        <w:tc>
          <w:tcPr>
            <w:tcW w:w="4360" w:type="dxa"/>
          </w:tcPr>
          <w:p w:rsidR="00F16906" w:rsidRDefault="00F16906" w:rsidP="002B2E90">
            <w:pPr>
              <w:jc w:val="center"/>
              <w:cnfStyle w:val="100000000000" w:firstRow="1" w:lastRow="0" w:firstColumn="0" w:lastColumn="0" w:oddVBand="0" w:evenVBand="0" w:oddHBand="0" w:evenHBand="0" w:firstRowFirstColumn="0" w:firstRowLastColumn="0" w:lastRowFirstColumn="0" w:lastRowLastColumn="0"/>
              <w:rPr>
                <w:lang w:val="hu-HU"/>
              </w:rPr>
            </w:pPr>
            <w:r>
              <w:rPr>
                <w:lang w:val="hu-HU"/>
              </w:rPr>
              <w:t>Leírás</w:t>
            </w:r>
          </w:p>
        </w:tc>
      </w:tr>
      <w:tr w:rsidR="00F16906" w:rsidTr="00224D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rsidR="00F16906" w:rsidRDefault="00F723B7" w:rsidP="00F16906">
            <w:pPr>
              <w:rPr>
                <w:lang w:val="hu-HU"/>
              </w:rPr>
            </w:pPr>
            <w:r>
              <w:rPr>
                <w:lang w:val="hu-HU"/>
              </w:rPr>
              <w:t>annotations</w:t>
            </w:r>
          </w:p>
        </w:tc>
        <w:tc>
          <w:tcPr>
            <w:tcW w:w="1832" w:type="dxa"/>
          </w:tcPr>
          <w:p w:rsidR="00F16906" w:rsidRDefault="00F723B7" w:rsidP="00F16906">
            <w:pPr>
              <w:cnfStyle w:val="000000100000" w:firstRow="0" w:lastRow="0" w:firstColumn="0" w:lastColumn="0" w:oddVBand="0" w:evenVBand="0" w:oddHBand="1" w:evenHBand="0" w:firstRowFirstColumn="0" w:firstRowLastColumn="0" w:lastRowFirstColumn="0" w:lastRowLastColumn="0"/>
              <w:rPr>
                <w:lang w:val="hu-HU"/>
              </w:rPr>
            </w:pPr>
            <w:r>
              <w:rPr>
                <w:lang w:val="hu-HU"/>
              </w:rPr>
              <w:t>Object</w:t>
            </w:r>
          </w:p>
        </w:tc>
        <w:tc>
          <w:tcPr>
            <w:tcW w:w="4360" w:type="dxa"/>
          </w:tcPr>
          <w:p w:rsidR="00F16906" w:rsidRDefault="00161434" w:rsidP="00F16906">
            <w:pPr>
              <w:cnfStyle w:val="000000100000" w:firstRow="0" w:lastRow="0" w:firstColumn="0" w:lastColumn="0" w:oddVBand="0" w:evenVBand="0" w:oddHBand="1" w:evenHBand="0" w:firstRowFirstColumn="0" w:firstRowLastColumn="0" w:lastRowFirstColumn="0" w:lastRowLastColumn="0"/>
              <w:rPr>
                <w:lang w:val="hu-HU"/>
              </w:rPr>
            </w:pPr>
            <w:r>
              <w:rPr>
                <w:lang w:val="hu-HU"/>
              </w:rPr>
              <w:t>Nem használt. A jövőben az állapot annotálására fog szolgálni.</w:t>
            </w:r>
          </w:p>
        </w:tc>
      </w:tr>
      <w:tr w:rsidR="00F16906" w:rsidTr="00224D28">
        <w:tc>
          <w:tcPr>
            <w:cnfStyle w:val="001000000000" w:firstRow="0" w:lastRow="0" w:firstColumn="1" w:lastColumn="0" w:oddVBand="0" w:evenVBand="0" w:oddHBand="0" w:evenHBand="0" w:firstRowFirstColumn="0" w:firstRowLastColumn="0" w:lastRowFirstColumn="0" w:lastRowLastColumn="0"/>
            <w:tcW w:w="3096" w:type="dxa"/>
          </w:tcPr>
          <w:p w:rsidR="00F16906" w:rsidRDefault="00F723B7" w:rsidP="00F16906">
            <w:pPr>
              <w:rPr>
                <w:lang w:val="hu-HU"/>
              </w:rPr>
            </w:pPr>
            <w:r>
              <w:rPr>
                <w:lang w:val="hu-HU"/>
              </w:rPr>
              <w:t>contributors</w:t>
            </w:r>
          </w:p>
        </w:tc>
        <w:tc>
          <w:tcPr>
            <w:tcW w:w="1832" w:type="dxa"/>
          </w:tcPr>
          <w:p w:rsidR="00F67E69" w:rsidRDefault="00F723B7" w:rsidP="00F16906">
            <w:pPr>
              <w:cnfStyle w:val="000000000000" w:firstRow="0" w:lastRow="0" w:firstColumn="0" w:lastColumn="0" w:oddVBand="0" w:evenVBand="0" w:oddHBand="0" w:evenHBand="0" w:firstRowFirstColumn="0" w:firstRowLastColumn="0" w:lastRowFirstColumn="0" w:lastRowLastColumn="0"/>
              <w:rPr>
                <w:lang w:val="hu-HU"/>
              </w:rPr>
            </w:pPr>
            <w:r>
              <w:rPr>
                <w:lang w:val="hu-HU"/>
              </w:rPr>
              <w:t>Collection</w:t>
            </w:r>
          </w:p>
          <w:p w:rsidR="00F16906" w:rsidRDefault="00F723B7" w:rsidP="00F16906">
            <w:pPr>
              <w:cnfStyle w:val="000000000000" w:firstRow="0" w:lastRow="0" w:firstColumn="0" w:lastColumn="0" w:oddVBand="0" w:evenVBand="0" w:oddHBand="0" w:evenHBand="0" w:firstRowFirstColumn="0" w:firstRowLastColumn="0" w:lastRowFirstColumn="0" w:lastRowLastColumn="0"/>
              <w:rPr>
                <w:lang w:val="hu-HU"/>
              </w:rPr>
            </w:pPr>
            <w:r>
              <w:rPr>
                <w:lang w:val="hu-HU"/>
              </w:rPr>
              <w:t>of Contributors</w:t>
            </w:r>
          </w:p>
        </w:tc>
        <w:tc>
          <w:tcPr>
            <w:tcW w:w="4360" w:type="dxa"/>
          </w:tcPr>
          <w:p w:rsidR="00F16906" w:rsidRDefault="003A49C7" w:rsidP="00F16906">
            <w:pPr>
              <w:cnfStyle w:val="000000000000" w:firstRow="0" w:lastRow="0" w:firstColumn="0" w:lastColumn="0" w:oddVBand="0" w:evenVBand="0" w:oddHBand="0" w:evenHBand="0" w:firstRowFirstColumn="0" w:firstRowLastColumn="0" w:lastRowFirstColumn="0" w:lastRowLastColumn="0"/>
              <w:rPr>
                <w:lang w:val="hu-HU"/>
              </w:rPr>
            </w:pPr>
            <w:r>
              <w:rPr>
                <w:lang w:val="hu-HU"/>
              </w:rPr>
              <w:t>Nullázható. Azokat a felhasználókat tartalmazza akik hozzájárultak a tweet-hez a fő-tweetszerkesztő mellett.</w:t>
            </w:r>
          </w:p>
        </w:tc>
      </w:tr>
      <w:tr w:rsidR="00F16906" w:rsidTr="00224D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rsidR="00F16906" w:rsidRDefault="00F723B7" w:rsidP="00F16906">
            <w:pPr>
              <w:rPr>
                <w:lang w:val="hu-HU"/>
              </w:rPr>
            </w:pPr>
            <w:r>
              <w:rPr>
                <w:lang w:val="hu-HU"/>
              </w:rPr>
              <w:t>coordinates</w:t>
            </w:r>
          </w:p>
        </w:tc>
        <w:tc>
          <w:tcPr>
            <w:tcW w:w="1832" w:type="dxa"/>
          </w:tcPr>
          <w:p w:rsidR="00F16906" w:rsidRDefault="00F723B7" w:rsidP="00F16906">
            <w:pPr>
              <w:cnfStyle w:val="000000100000" w:firstRow="0" w:lastRow="0" w:firstColumn="0" w:lastColumn="0" w:oddVBand="0" w:evenVBand="0" w:oddHBand="1" w:evenHBand="0" w:firstRowFirstColumn="0" w:firstRowLastColumn="0" w:lastRowFirstColumn="0" w:lastRowLastColumn="0"/>
              <w:rPr>
                <w:lang w:val="hu-HU"/>
              </w:rPr>
            </w:pPr>
            <w:r>
              <w:rPr>
                <w:lang w:val="hu-HU"/>
              </w:rPr>
              <w:t>Coordinates</w:t>
            </w:r>
          </w:p>
        </w:tc>
        <w:tc>
          <w:tcPr>
            <w:tcW w:w="4360" w:type="dxa"/>
          </w:tcPr>
          <w:p w:rsidR="00F16906" w:rsidRDefault="003A49C7" w:rsidP="00F16906">
            <w:pPr>
              <w:cnfStyle w:val="000000100000" w:firstRow="0" w:lastRow="0" w:firstColumn="0" w:lastColumn="0" w:oddVBand="0" w:evenVBand="0" w:oddHBand="1" w:evenHBand="0" w:firstRowFirstColumn="0" w:firstRowLastColumn="0" w:lastRowFirstColumn="0" w:lastRowLastColumn="0"/>
              <w:rPr>
                <w:lang w:val="hu-HU"/>
              </w:rPr>
            </w:pPr>
            <w:r>
              <w:rPr>
                <w:lang w:val="hu-HU"/>
              </w:rPr>
              <w:t>Nullázható. A tweet földrajzi helyét mutatja.</w:t>
            </w:r>
          </w:p>
        </w:tc>
      </w:tr>
      <w:tr w:rsidR="00F16906" w:rsidTr="00224D28">
        <w:tc>
          <w:tcPr>
            <w:cnfStyle w:val="001000000000" w:firstRow="0" w:lastRow="0" w:firstColumn="1" w:lastColumn="0" w:oddVBand="0" w:evenVBand="0" w:oddHBand="0" w:evenHBand="0" w:firstRowFirstColumn="0" w:firstRowLastColumn="0" w:lastRowFirstColumn="0" w:lastRowLastColumn="0"/>
            <w:tcW w:w="3096" w:type="dxa"/>
          </w:tcPr>
          <w:p w:rsidR="00F16906" w:rsidRPr="00F723B7" w:rsidRDefault="00F723B7" w:rsidP="00F16906">
            <w:pPr>
              <w:rPr>
                <w:lang w:val="en-US"/>
              </w:rPr>
            </w:pPr>
            <w:r>
              <w:rPr>
                <w:lang w:val="hu-HU"/>
              </w:rPr>
              <w:t>created</w:t>
            </w:r>
            <w:r>
              <w:rPr>
                <w:lang w:val="en-US"/>
              </w:rPr>
              <w:t>_at</w:t>
            </w:r>
          </w:p>
        </w:tc>
        <w:tc>
          <w:tcPr>
            <w:tcW w:w="1832" w:type="dxa"/>
          </w:tcPr>
          <w:p w:rsidR="00F16906" w:rsidRDefault="00F723B7" w:rsidP="00F16906">
            <w:pPr>
              <w:cnfStyle w:val="000000000000" w:firstRow="0" w:lastRow="0" w:firstColumn="0" w:lastColumn="0" w:oddVBand="0" w:evenVBand="0" w:oddHBand="0" w:evenHBand="0" w:firstRowFirstColumn="0" w:firstRowLastColumn="0" w:lastRowFirstColumn="0" w:lastRowLastColumn="0"/>
              <w:rPr>
                <w:lang w:val="hu-HU"/>
              </w:rPr>
            </w:pPr>
            <w:r>
              <w:rPr>
                <w:lang w:val="hu-HU"/>
              </w:rPr>
              <w:t>String</w:t>
            </w:r>
          </w:p>
        </w:tc>
        <w:tc>
          <w:tcPr>
            <w:tcW w:w="4360" w:type="dxa"/>
          </w:tcPr>
          <w:p w:rsidR="00F16906" w:rsidRDefault="003A49C7" w:rsidP="00F16906">
            <w:pPr>
              <w:cnfStyle w:val="000000000000" w:firstRow="0" w:lastRow="0" w:firstColumn="0" w:lastColumn="0" w:oddVBand="0" w:evenVBand="0" w:oddHBand="0" w:evenHBand="0" w:firstRowFirstColumn="0" w:firstRowLastColumn="0" w:lastRowFirstColumn="0" w:lastRowLastColumn="0"/>
              <w:rPr>
                <w:lang w:val="hu-HU"/>
              </w:rPr>
            </w:pPr>
            <w:r>
              <w:rPr>
                <w:lang w:val="hu-HU"/>
              </w:rPr>
              <w:t>UTC idő, a tweet létrehozásának az ideje.</w:t>
            </w:r>
          </w:p>
        </w:tc>
      </w:tr>
      <w:tr w:rsidR="00F16906" w:rsidTr="00224D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rsidR="00F16906" w:rsidRDefault="00200993" w:rsidP="00F16906">
            <w:pPr>
              <w:rPr>
                <w:lang w:val="hu-HU"/>
              </w:rPr>
            </w:pPr>
            <w:r>
              <w:rPr>
                <w:lang w:val="hu-HU"/>
              </w:rPr>
              <w:t>c</w:t>
            </w:r>
            <w:r w:rsidR="00F723B7">
              <w:rPr>
                <w:lang w:val="hu-HU"/>
              </w:rPr>
              <w:t>urrent_user_retweet</w:t>
            </w:r>
          </w:p>
        </w:tc>
        <w:tc>
          <w:tcPr>
            <w:tcW w:w="1832" w:type="dxa"/>
          </w:tcPr>
          <w:p w:rsidR="00F16906" w:rsidRDefault="00F723B7" w:rsidP="00F16906">
            <w:pPr>
              <w:cnfStyle w:val="000000100000" w:firstRow="0" w:lastRow="0" w:firstColumn="0" w:lastColumn="0" w:oddVBand="0" w:evenVBand="0" w:oddHBand="1" w:evenHBand="0" w:firstRowFirstColumn="0" w:firstRowLastColumn="0" w:lastRowFirstColumn="0" w:lastRowLastColumn="0"/>
              <w:rPr>
                <w:lang w:val="hu-HU"/>
              </w:rPr>
            </w:pPr>
            <w:r>
              <w:rPr>
                <w:lang w:val="hu-HU"/>
              </w:rPr>
              <w:t>Object</w:t>
            </w:r>
          </w:p>
        </w:tc>
        <w:tc>
          <w:tcPr>
            <w:tcW w:w="4360" w:type="dxa"/>
          </w:tcPr>
          <w:p w:rsidR="00F16906" w:rsidRDefault="004C30AA" w:rsidP="00F16906">
            <w:pPr>
              <w:cnfStyle w:val="000000100000" w:firstRow="0" w:lastRow="0" w:firstColumn="0" w:lastColumn="0" w:oddVBand="0" w:evenVBand="0" w:oddHBand="1" w:evenHBand="0" w:firstRowFirstColumn="0" w:firstRowLastColumn="0" w:lastRowFirstColumn="0" w:lastRowLastColumn="0"/>
              <w:rPr>
                <w:lang w:val="hu-HU"/>
              </w:rPr>
            </w:pPr>
            <w:r>
              <w:rPr>
                <w:lang w:val="hu-HU"/>
              </w:rPr>
              <w:t>Tartalmazza a tweet ID-t a felhasználó saját re-tweetjének az adott tweetről.</w:t>
            </w:r>
          </w:p>
        </w:tc>
      </w:tr>
      <w:tr w:rsidR="00F16906" w:rsidTr="00224D28">
        <w:tc>
          <w:tcPr>
            <w:cnfStyle w:val="001000000000" w:firstRow="0" w:lastRow="0" w:firstColumn="1" w:lastColumn="0" w:oddVBand="0" w:evenVBand="0" w:oddHBand="0" w:evenHBand="0" w:firstRowFirstColumn="0" w:firstRowLastColumn="0" w:lastRowFirstColumn="0" w:lastRowLastColumn="0"/>
            <w:tcW w:w="3096" w:type="dxa"/>
          </w:tcPr>
          <w:p w:rsidR="00F16906" w:rsidRDefault="00200993" w:rsidP="00F16906">
            <w:pPr>
              <w:rPr>
                <w:lang w:val="hu-HU"/>
              </w:rPr>
            </w:pPr>
            <w:r>
              <w:rPr>
                <w:lang w:val="hu-HU"/>
              </w:rPr>
              <w:t>e</w:t>
            </w:r>
            <w:r w:rsidR="00F723B7">
              <w:rPr>
                <w:lang w:val="hu-HU"/>
              </w:rPr>
              <w:t>ntities</w:t>
            </w:r>
          </w:p>
        </w:tc>
        <w:tc>
          <w:tcPr>
            <w:tcW w:w="1832" w:type="dxa"/>
          </w:tcPr>
          <w:p w:rsidR="00F16906" w:rsidRDefault="00F723B7" w:rsidP="00F16906">
            <w:pPr>
              <w:cnfStyle w:val="000000000000" w:firstRow="0" w:lastRow="0" w:firstColumn="0" w:lastColumn="0" w:oddVBand="0" w:evenVBand="0" w:oddHBand="0" w:evenHBand="0" w:firstRowFirstColumn="0" w:firstRowLastColumn="0" w:lastRowFirstColumn="0" w:lastRowLastColumn="0"/>
              <w:rPr>
                <w:lang w:val="hu-HU"/>
              </w:rPr>
            </w:pPr>
            <w:r>
              <w:rPr>
                <w:lang w:val="hu-HU"/>
              </w:rPr>
              <w:t>Entities</w:t>
            </w:r>
          </w:p>
        </w:tc>
        <w:tc>
          <w:tcPr>
            <w:tcW w:w="4360" w:type="dxa"/>
          </w:tcPr>
          <w:p w:rsidR="00F16906" w:rsidRDefault="003A49C7" w:rsidP="00F16906">
            <w:pPr>
              <w:cnfStyle w:val="000000000000" w:firstRow="0" w:lastRow="0" w:firstColumn="0" w:lastColumn="0" w:oddVBand="0" w:evenVBand="0" w:oddHBand="0" w:evenHBand="0" w:firstRowFirstColumn="0" w:firstRowLastColumn="0" w:lastRowFirstColumn="0" w:lastRowLastColumn="0"/>
              <w:rPr>
                <w:lang w:val="hu-HU"/>
              </w:rPr>
            </w:pPr>
            <w:r>
              <w:rPr>
                <w:lang w:val="hu-HU"/>
              </w:rPr>
              <w:t xml:space="preserve">Entitások amik a tweet szövegjéből lettek kiszűrve, mint pl.hashtagek, </w:t>
            </w:r>
            <w:r w:rsidR="00B965A4">
              <w:rPr>
                <w:lang w:val="hu-HU"/>
              </w:rPr>
              <w:t>url-k.</w:t>
            </w:r>
          </w:p>
        </w:tc>
      </w:tr>
      <w:tr w:rsidR="00F16906" w:rsidTr="00224D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rsidR="00F16906" w:rsidRDefault="00200993" w:rsidP="00F16906">
            <w:pPr>
              <w:rPr>
                <w:lang w:val="hu-HU"/>
              </w:rPr>
            </w:pPr>
            <w:r>
              <w:rPr>
                <w:lang w:val="hu-HU"/>
              </w:rPr>
              <w:t>f</w:t>
            </w:r>
            <w:r w:rsidR="00F723B7">
              <w:rPr>
                <w:lang w:val="hu-HU"/>
              </w:rPr>
              <w:t>avorite_count</w:t>
            </w:r>
          </w:p>
        </w:tc>
        <w:tc>
          <w:tcPr>
            <w:tcW w:w="1832" w:type="dxa"/>
          </w:tcPr>
          <w:p w:rsidR="00F16906" w:rsidRDefault="00F723B7" w:rsidP="00F16906">
            <w:pPr>
              <w:cnfStyle w:val="000000100000" w:firstRow="0" w:lastRow="0" w:firstColumn="0" w:lastColumn="0" w:oddVBand="0" w:evenVBand="0" w:oddHBand="1" w:evenHBand="0" w:firstRowFirstColumn="0" w:firstRowLastColumn="0" w:lastRowFirstColumn="0" w:lastRowLastColumn="0"/>
              <w:rPr>
                <w:lang w:val="hu-HU"/>
              </w:rPr>
            </w:pPr>
            <w:r>
              <w:rPr>
                <w:lang w:val="hu-HU"/>
              </w:rPr>
              <w:t>Integer</w:t>
            </w:r>
          </w:p>
        </w:tc>
        <w:tc>
          <w:tcPr>
            <w:tcW w:w="4360" w:type="dxa"/>
          </w:tcPr>
          <w:p w:rsidR="00F16906" w:rsidRDefault="00B965A4" w:rsidP="00F16906">
            <w:pPr>
              <w:cnfStyle w:val="000000100000" w:firstRow="0" w:lastRow="0" w:firstColumn="0" w:lastColumn="0" w:oddVBand="0" w:evenVBand="0" w:oddHBand="1" w:evenHBand="0" w:firstRowFirstColumn="0" w:firstRowLastColumn="0" w:lastRowFirstColumn="0" w:lastRowLastColumn="0"/>
              <w:rPr>
                <w:lang w:val="hu-HU"/>
              </w:rPr>
            </w:pPr>
            <w:r>
              <w:rPr>
                <w:lang w:val="hu-HU"/>
              </w:rPr>
              <w:t>Nullázható. Hány felhasználó jelölte meg kedvencként a tweetet.</w:t>
            </w:r>
          </w:p>
        </w:tc>
      </w:tr>
      <w:tr w:rsidR="00F723B7" w:rsidTr="00224D28">
        <w:tc>
          <w:tcPr>
            <w:cnfStyle w:val="001000000000" w:firstRow="0" w:lastRow="0" w:firstColumn="1" w:lastColumn="0" w:oddVBand="0" w:evenVBand="0" w:oddHBand="0" w:evenHBand="0" w:firstRowFirstColumn="0" w:firstRowLastColumn="0" w:lastRowFirstColumn="0" w:lastRowLastColumn="0"/>
            <w:tcW w:w="3096" w:type="dxa"/>
          </w:tcPr>
          <w:p w:rsidR="00F723B7" w:rsidRDefault="00200993" w:rsidP="00F16906">
            <w:pPr>
              <w:rPr>
                <w:lang w:val="hu-HU"/>
              </w:rPr>
            </w:pPr>
            <w:r>
              <w:rPr>
                <w:lang w:val="hu-HU"/>
              </w:rPr>
              <w:t>f</w:t>
            </w:r>
            <w:r w:rsidR="00F723B7">
              <w:rPr>
                <w:lang w:val="hu-HU"/>
              </w:rPr>
              <w:t>avorited</w:t>
            </w:r>
          </w:p>
        </w:tc>
        <w:tc>
          <w:tcPr>
            <w:tcW w:w="1832" w:type="dxa"/>
          </w:tcPr>
          <w:p w:rsidR="00F723B7" w:rsidRDefault="00F723B7" w:rsidP="00F16906">
            <w:pPr>
              <w:cnfStyle w:val="000000000000" w:firstRow="0" w:lastRow="0" w:firstColumn="0" w:lastColumn="0" w:oddVBand="0" w:evenVBand="0" w:oddHBand="0" w:evenHBand="0" w:firstRowFirstColumn="0" w:firstRowLastColumn="0" w:lastRowFirstColumn="0" w:lastRowLastColumn="0"/>
              <w:rPr>
                <w:lang w:val="hu-HU"/>
              </w:rPr>
            </w:pPr>
            <w:r>
              <w:rPr>
                <w:lang w:val="hu-HU"/>
              </w:rPr>
              <w:t>Boolean</w:t>
            </w:r>
          </w:p>
        </w:tc>
        <w:tc>
          <w:tcPr>
            <w:tcW w:w="4360" w:type="dxa"/>
          </w:tcPr>
          <w:p w:rsidR="00F723B7" w:rsidRDefault="00B965A4" w:rsidP="00F16906">
            <w:pPr>
              <w:cnfStyle w:val="000000000000" w:firstRow="0" w:lastRow="0" w:firstColumn="0" w:lastColumn="0" w:oddVBand="0" w:evenVBand="0" w:oddHBand="0" w:evenHBand="0" w:firstRowFirstColumn="0" w:firstRowLastColumn="0" w:lastRowFirstColumn="0" w:lastRowLastColumn="0"/>
              <w:rPr>
                <w:lang w:val="hu-HU"/>
              </w:rPr>
            </w:pPr>
            <w:r>
              <w:rPr>
                <w:lang w:val="hu-HU"/>
              </w:rPr>
              <w:t>Nullázható. A hitelesitő felhasználó megjelölte mint kedvenc vagy sem.</w:t>
            </w:r>
          </w:p>
        </w:tc>
      </w:tr>
      <w:tr w:rsidR="00F723B7" w:rsidTr="00224D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rsidR="00F723B7" w:rsidRDefault="00200993" w:rsidP="00F16906">
            <w:pPr>
              <w:rPr>
                <w:lang w:val="hu-HU"/>
              </w:rPr>
            </w:pPr>
            <w:r>
              <w:rPr>
                <w:lang w:val="hu-HU"/>
              </w:rPr>
              <w:t>f</w:t>
            </w:r>
            <w:r w:rsidR="00F723B7">
              <w:rPr>
                <w:lang w:val="hu-HU"/>
              </w:rPr>
              <w:t>ilter_level</w:t>
            </w:r>
          </w:p>
        </w:tc>
        <w:tc>
          <w:tcPr>
            <w:tcW w:w="1832" w:type="dxa"/>
          </w:tcPr>
          <w:p w:rsidR="00F723B7" w:rsidRDefault="00F723B7" w:rsidP="00F16906">
            <w:pPr>
              <w:cnfStyle w:val="000000100000" w:firstRow="0" w:lastRow="0" w:firstColumn="0" w:lastColumn="0" w:oddVBand="0" w:evenVBand="0" w:oddHBand="1" w:evenHBand="0" w:firstRowFirstColumn="0" w:firstRowLastColumn="0" w:lastRowFirstColumn="0" w:lastRowLastColumn="0"/>
              <w:rPr>
                <w:lang w:val="hu-HU"/>
              </w:rPr>
            </w:pPr>
            <w:r>
              <w:rPr>
                <w:lang w:val="hu-HU"/>
              </w:rPr>
              <w:t>String</w:t>
            </w:r>
          </w:p>
        </w:tc>
        <w:tc>
          <w:tcPr>
            <w:tcW w:w="4360" w:type="dxa"/>
          </w:tcPr>
          <w:p w:rsidR="00F723B7" w:rsidRDefault="004C30AA" w:rsidP="00F16906">
            <w:pPr>
              <w:cnfStyle w:val="000000100000" w:firstRow="0" w:lastRow="0" w:firstColumn="0" w:lastColumn="0" w:oddVBand="0" w:evenVBand="0" w:oddHBand="1" w:evenHBand="0" w:firstRowFirstColumn="0" w:firstRowLastColumn="0" w:lastRowFirstColumn="0" w:lastRowLastColumn="0"/>
              <w:rPr>
                <w:lang w:val="hu-HU"/>
              </w:rPr>
            </w:pPr>
            <w:r>
              <w:rPr>
                <w:lang w:val="hu-HU"/>
              </w:rPr>
              <w:t>A maximum szűrési szint amelyen a tweet áramlani fog.</w:t>
            </w:r>
          </w:p>
        </w:tc>
      </w:tr>
      <w:tr w:rsidR="00F723B7" w:rsidTr="00224D28">
        <w:tc>
          <w:tcPr>
            <w:cnfStyle w:val="001000000000" w:firstRow="0" w:lastRow="0" w:firstColumn="1" w:lastColumn="0" w:oddVBand="0" w:evenVBand="0" w:oddHBand="0" w:evenHBand="0" w:firstRowFirstColumn="0" w:firstRowLastColumn="0" w:lastRowFirstColumn="0" w:lastRowLastColumn="0"/>
            <w:tcW w:w="3096" w:type="dxa"/>
          </w:tcPr>
          <w:p w:rsidR="00F723B7" w:rsidRDefault="000D7B2C" w:rsidP="00F16906">
            <w:pPr>
              <w:rPr>
                <w:lang w:val="hu-HU"/>
              </w:rPr>
            </w:pPr>
            <w:r>
              <w:rPr>
                <w:lang w:val="hu-HU"/>
              </w:rPr>
              <w:t>g</w:t>
            </w:r>
            <w:r w:rsidR="00F723B7">
              <w:rPr>
                <w:lang w:val="hu-HU"/>
              </w:rPr>
              <w:t>eo</w:t>
            </w:r>
          </w:p>
        </w:tc>
        <w:tc>
          <w:tcPr>
            <w:tcW w:w="1832" w:type="dxa"/>
          </w:tcPr>
          <w:p w:rsidR="00F723B7" w:rsidRDefault="00F723B7" w:rsidP="00F16906">
            <w:pPr>
              <w:cnfStyle w:val="000000000000" w:firstRow="0" w:lastRow="0" w:firstColumn="0" w:lastColumn="0" w:oddVBand="0" w:evenVBand="0" w:oddHBand="0" w:evenHBand="0" w:firstRowFirstColumn="0" w:firstRowLastColumn="0" w:lastRowFirstColumn="0" w:lastRowLastColumn="0"/>
              <w:rPr>
                <w:lang w:val="hu-HU"/>
              </w:rPr>
            </w:pPr>
            <w:r>
              <w:rPr>
                <w:lang w:val="hu-HU"/>
              </w:rPr>
              <w:t>Object</w:t>
            </w:r>
          </w:p>
        </w:tc>
        <w:tc>
          <w:tcPr>
            <w:tcW w:w="4360" w:type="dxa"/>
          </w:tcPr>
          <w:p w:rsidR="00F723B7" w:rsidRDefault="00B965A4" w:rsidP="00F16906">
            <w:pPr>
              <w:cnfStyle w:val="000000000000" w:firstRow="0" w:lastRow="0" w:firstColumn="0" w:lastColumn="0" w:oddVBand="0" w:evenVBand="0" w:oddHBand="0" w:evenHBand="0" w:firstRowFirstColumn="0" w:firstRowLastColumn="0" w:lastRowFirstColumn="0" w:lastRowLastColumn="0"/>
              <w:rPr>
                <w:lang w:val="hu-HU"/>
              </w:rPr>
            </w:pPr>
            <w:r>
              <w:rPr>
                <w:lang w:val="hu-HU"/>
              </w:rPr>
              <w:t>Érvénytelenített.</w:t>
            </w:r>
            <w:r w:rsidR="004C30AA">
              <w:rPr>
                <w:lang w:val="hu-HU"/>
              </w:rPr>
              <w:t xml:space="preserve"> Helyette használjuk a coordinates mezőt.</w:t>
            </w:r>
          </w:p>
        </w:tc>
      </w:tr>
      <w:tr w:rsidR="00F723B7" w:rsidTr="00224D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rsidR="00F723B7" w:rsidRDefault="00914136" w:rsidP="00F16906">
            <w:pPr>
              <w:rPr>
                <w:lang w:val="hu-HU"/>
              </w:rPr>
            </w:pPr>
            <w:r>
              <w:rPr>
                <w:lang w:val="hu-HU"/>
              </w:rPr>
              <w:t>i</w:t>
            </w:r>
            <w:r w:rsidR="00F723B7">
              <w:rPr>
                <w:lang w:val="hu-HU"/>
              </w:rPr>
              <w:t>d</w:t>
            </w:r>
          </w:p>
        </w:tc>
        <w:tc>
          <w:tcPr>
            <w:tcW w:w="1832" w:type="dxa"/>
          </w:tcPr>
          <w:p w:rsidR="00F723B7" w:rsidRDefault="00F723B7" w:rsidP="00F16906">
            <w:pPr>
              <w:cnfStyle w:val="000000100000" w:firstRow="0" w:lastRow="0" w:firstColumn="0" w:lastColumn="0" w:oddVBand="0" w:evenVBand="0" w:oddHBand="1" w:evenHBand="0" w:firstRowFirstColumn="0" w:firstRowLastColumn="0" w:lastRowFirstColumn="0" w:lastRowLastColumn="0"/>
              <w:rPr>
                <w:lang w:val="hu-HU"/>
              </w:rPr>
            </w:pPr>
            <w:r>
              <w:rPr>
                <w:lang w:val="hu-HU"/>
              </w:rPr>
              <w:t>Int64</w:t>
            </w:r>
          </w:p>
        </w:tc>
        <w:tc>
          <w:tcPr>
            <w:tcW w:w="4360" w:type="dxa"/>
          </w:tcPr>
          <w:p w:rsidR="00F723B7" w:rsidRDefault="00B965A4" w:rsidP="00F16906">
            <w:pPr>
              <w:cnfStyle w:val="000000100000" w:firstRow="0" w:lastRow="0" w:firstColumn="0" w:lastColumn="0" w:oddVBand="0" w:evenVBand="0" w:oddHBand="1" w:evenHBand="0" w:firstRowFirstColumn="0" w:firstRowLastColumn="0" w:lastRowFirstColumn="0" w:lastRowLastColumn="0"/>
              <w:rPr>
                <w:lang w:val="hu-HU"/>
              </w:rPr>
            </w:pPr>
            <w:r>
              <w:rPr>
                <w:lang w:val="hu-HU"/>
              </w:rPr>
              <w:t>A tweet egyedi azonósítoja, egész számként.</w:t>
            </w:r>
          </w:p>
        </w:tc>
      </w:tr>
      <w:tr w:rsidR="00F723B7" w:rsidTr="00224D28">
        <w:tc>
          <w:tcPr>
            <w:cnfStyle w:val="001000000000" w:firstRow="0" w:lastRow="0" w:firstColumn="1" w:lastColumn="0" w:oddVBand="0" w:evenVBand="0" w:oddHBand="0" w:evenHBand="0" w:firstRowFirstColumn="0" w:firstRowLastColumn="0" w:lastRowFirstColumn="0" w:lastRowLastColumn="0"/>
            <w:tcW w:w="3096" w:type="dxa"/>
          </w:tcPr>
          <w:p w:rsidR="00F723B7" w:rsidRDefault="00914136" w:rsidP="00F16906">
            <w:pPr>
              <w:rPr>
                <w:lang w:val="hu-HU"/>
              </w:rPr>
            </w:pPr>
            <w:r>
              <w:rPr>
                <w:lang w:val="hu-HU"/>
              </w:rPr>
              <w:t>i</w:t>
            </w:r>
            <w:r w:rsidR="00F723B7">
              <w:rPr>
                <w:lang w:val="hu-HU"/>
              </w:rPr>
              <w:t>d_str</w:t>
            </w:r>
          </w:p>
        </w:tc>
        <w:tc>
          <w:tcPr>
            <w:tcW w:w="1832" w:type="dxa"/>
          </w:tcPr>
          <w:p w:rsidR="00F723B7" w:rsidRDefault="00F723B7" w:rsidP="00F16906">
            <w:pPr>
              <w:cnfStyle w:val="000000000000" w:firstRow="0" w:lastRow="0" w:firstColumn="0" w:lastColumn="0" w:oddVBand="0" w:evenVBand="0" w:oddHBand="0" w:evenHBand="0" w:firstRowFirstColumn="0" w:firstRowLastColumn="0" w:lastRowFirstColumn="0" w:lastRowLastColumn="0"/>
              <w:rPr>
                <w:lang w:val="hu-HU"/>
              </w:rPr>
            </w:pPr>
            <w:r>
              <w:rPr>
                <w:lang w:val="hu-HU"/>
              </w:rPr>
              <w:t>String</w:t>
            </w:r>
          </w:p>
        </w:tc>
        <w:tc>
          <w:tcPr>
            <w:tcW w:w="4360" w:type="dxa"/>
          </w:tcPr>
          <w:p w:rsidR="00F723B7" w:rsidRDefault="00B965A4" w:rsidP="00F16906">
            <w:pPr>
              <w:cnfStyle w:val="000000000000" w:firstRow="0" w:lastRow="0" w:firstColumn="0" w:lastColumn="0" w:oddVBand="0" w:evenVBand="0" w:oddHBand="0" w:evenHBand="0" w:firstRowFirstColumn="0" w:firstRowLastColumn="0" w:lastRowFirstColumn="0" w:lastRowLastColumn="0"/>
              <w:rPr>
                <w:lang w:val="hu-HU"/>
              </w:rPr>
            </w:pPr>
            <w:r>
              <w:rPr>
                <w:lang w:val="hu-HU"/>
              </w:rPr>
              <w:t>A tweet egyedi azonósítoja, karakterláncként.</w:t>
            </w:r>
          </w:p>
        </w:tc>
      </w:tr>
      <w:tr w:rsidR="00F723B7" w:rsidTr="00224D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rsidR="00F723B7" w:rsidRDefault="00914136" w:rsidP="00F16906">
            <w:pPr>
              <w:rPr>
                <w:lang w:val="hu-HU"/>
              </w:rPr>
            </w:pPr>
            <w:r>
              <w:rPr>
                <w:lang w:val="hu-HU"/>
              </w:rPr>
              <w:t>i</w:t>
            </w:r>
            <w:r w:rsidR="00F723B7">
              <w:rPr>
                <w:lang w:val="hu-HU"/>
              </w:rPr>
              <w:t>n_reply_to_screen_name</w:t>
            </w:r>
          </w:p>
        </w:tc>
        <w:tc>
          <w:tcPr>
            <w:tcW w:w="1832" w:type="dxa"/>
          </w:tcPr>
          <w:p w:rsidR="00F723B7" w:rsidRDefault="00F723B7" w:rsidP="00F16906">
            <w:pPr>
              <w:cnfStyle w:val="000000100000" w:firstRow="0" w:lastRow="0" w:firstColumn="0" w:lastColumn="0" w:oddVBand="0" w:evenVBand="0" w:oddHBand="1" w:evenHBand="0" w:firstRowFirstColumn="0" w:firstRowLastColumn="0" w:lastRowFirstColumn="0" w:lastRowLastColumn="0"/>
              <w:rPr>
                <w:lang w:val="hu-HU"/>
              </w:rPr>
            </w:pPr>
            <w:r>
              <w:rPr>
                <w:lang w:val="hu-HU"/>
              </w:rPr>
              <w:t>String</w:t>
            </w:r>
          </w:p>
        </w:tc>
        <w:tc>
          <w:tcPr>
            <w:tcW w:w="4360" w:type="dxa"/>
          </w:tcPr>
          <w:p w:rsidR="00F723B7" w:rsidRDefault="00B965A4" w:rsidP="005F44B7">
            <w:pPr>
              <w:cnfStyle w:val="000000100000" w:firstRow="0" w:lastRow="0" w:firstColumn="0" w:lastColumn="0" w:oddVBand="0" w:evenVBand="0" w:oddHBand="1" w:evenHBand="0" w:firstRowFirstColumn="0" w:firstRowLastColumn="0" w:lastRowFirstColumn="0" w:lastRowLastColumn="0"/>
              <w:rPr>
                <w:lang w:val="hu-HU"/>
              </w:rPr>
            </w:pPr>
            <w:r>
              <w:rPr>
                <w:lang w:val="hu-HU"/>
              </w:rPr>
              <w:t>Nullázható. Ha egy retweetről van szó, akkor az eredeti tweet szerzőjé</w:t>
            </w:r>
            <w:r w:rsidR="005F44B7">
              <w:rPr>
                <w:lang w:val="hu-HU"/>
              </w:rPr>
              <w:t>nek a felhasználó nevét</w:t>
            </w:r>
            <w:r>
              <w:rPr>
                <w:lang w:val="hu-HU"/>
              </w:rPr>
              <w:t xml:space="preserve"> tartalmazza.</w:t>
            </w:r>
          </w:p>
        </w:tc>
      </w:tr>
      <w:tr w:rsidR="00F723B7" w:rsidTr="00224D28">
        <w:tc>
          <w:tcPr>
            <w:cnfStyle w:val="001000000000" w:firstRow="0" w:lastRow="0" w:firstColumn="1" w:lastColumn="0" w:oddVBand="0" w:evenVBand="0" w:oddHBand="0" w:evenHBand="0" w:firstRowFirstColumn="0" w:firstRowLastColumn="0" w:lastRowFirstColumn="0" w:lastRowLastColumn="0"/>
            <w:tcW w:w="3096" w:type="dxa"/>
          </w:tcPr>
          <w:p w:rsidR="00F723B7" w:rsidRDefault="00914136" w:rsidP="00F16906">
            <w:pPr>
              <w:rPr>
                <w:lang w:val="hu-HU"/>
              </w:rPr>
            </w:pPr>
            <w:r>
              <w:rPr>
                <w:lang w:val="hu-HU"/>
              </w:rPr>
              <w:t>i</w:t>
            </w:r>
            <w:r w:rsidR="00F723B7">
              <w:rPr>
                <w:lang w:val="hu-HU"/>
              </w:rPr>
              <w:t>n_reply_to_status_id</w:t>
            </w:r>
          </w:p>
        </w:tc>
        <w:tc>
          <w:tcPr>
            <w:tcW w:w="1832" w:type="dxa"/>
          </w:tcPr>
          <w:p w:rsidR="00F723B7" w:rsidRDefault="00F723B7" w:rsidP="00F16906">
            <w:pPr>
              <w:cnfStyle w:val="000000000000" w:firstRow="0" w:lastRow="0" w:firstColumn="0" w:lastColumn="0" w:oddVBand="0" w:evenVBand="0" w:oddHBand="0" w:evenHBand="0" w:firstRowFirstColumn="0" w:firstRowLastColumn="0" w:lastRowFirstColumn="0" w:lastRowLastColumn="0"/>
              <w:rPr>
                <w:lang w:val="hu-HU"/>
              </w:rPr>
            </w:pPr>
            <w:r>
              <w:rPr>
                <w:lang w:val="hu-HU"/>
              </w:rPr>
              <w:t>Int64</w:t>
            </w:r>
          </w:p>
        </w:tc>
        <w:tc>
          <w:tcPr>
            <w:tcW w:w="4360" w:type="dxa"/>
          </w:tcPr>
          <w:p w:rsidR="00F723B7" w:rsidRDefault="005F44B7" w:rsidP="005F44B7">
            <w:pPr>
              <w:cnfStyle w:val="000000000000" w:firstRow="0" w:lastRow="0" w:firstColumn="0" w:lastColumn="0" w:oddVBand="0" w:evenVBand="0" w:oddHBand="0" w:evenHBand="0" w:firstRowFirstColumn="0" w:firstRowLastColumn="0" w:lastRowFirstColumn="0" w:lastRowLastColumn="0"/>
              <w:rPr>
                <w:lang w:val="hu-HU"/>
              </w:rPr>
            </w:pPr>
            <w:r>
              <w:rPr>
                <w:lang w:val="hu-HU"/>
              </w:rPr>
              <w:t>Nullázható. Ha egy retweetről van szó, akkor az eredeti tweet ID tartalmazza egész számként.</w:t>
            </w:r>
          </w:p>
        </w:tc>
      </w:tr>
      <w:tr w:rsidR="00F723B7" w:rsidTr="00224D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rsidR="00F723B7" w:rsidRDefault="00914136" w:rsidP="00F16906">
            <w:pPr>
              <w:rPr>
                <w:lang w:val="hu-HU"/>
              </w:rPr>
            </w:pPr>
            <w:r>
              <w:rPr>
                <w:lang w:val="hu-HU"/>
              </w:rPr>
              <w:t>i</w:t>
            </w:r>
            <w:r w:rsidR="00F723B7">
              <w:rPr>
                <w:lang w:val="hu-HU"/>
              </w:rPr>
              <w:t>n_reply_to_status_id_str</w:t>
            </w:r>
          </w:p>
        </w:tc>
        <w:tc>
          <w:tcPr>
            <w:tcW w:w="1832" w:type="dxa"/>
          </w:tcPr>
          <w:p w:rsidR="00F723B7" w:rsidRDefault="00F723B7" w:rsidP="00F16906">
            <w:pPr>
              <w:cnfStyle w:val="000000100000" w:firstRow="0" w:lastRow="0" w:firstColumn="0" w:lastColumn="0" w:oddVBand="0" w:evenVBand="0" w:oddHBand="1" w:evenHBand="0" w:firstRowFirstColumn="0" w:firstRowLastColumn="0" w:lastRowFirstColumn="0" w:lastRowLastColumn="0"/>
              <w:rPr>
                <w:lang w:val="hu-HU"/>
              </w:rPr>
            </w:pPr>
            <w:r>
              <w:rPr>
                <w:lang w:val="hu-HU"/>
              </w:rPr>
              <w:t>String</w:t>
            </w:r>
          </w:p>
        </w:tc>
        <w:tc>
          <w:tcPr>
            <w:tcW w:w="4360" w:type="dxa"/>
          </w:tcPr>
          <w:p w:rsidR="00F723B7" w:rsidRDefault="005F44B7" w:rsidP="005F44B7">
            <w:pPr>
              <w:cnfStyle w:val="000000100000" w:firstRow="0" w:lastRow="0" w:firstColumn="0" w:lastColumn="0" w:oddVBand="0" w:evenVBand="0" w:oddHBand="1" w:evenHBand="0" w:firstRowFirstColumn="0" w:firstRowLastColumn="0" w:lastRowFirstColumn="0" w:lastRowLastColumn="0"/>
              <w:rPr>
                <w:lang w:val="hu-HU"/>
              </w:rPr>
            </w:pPr>
            <w:r>
              <w:rPr>
                <w:lang w:val="hu-HU"/>
              </w:rPr>
              <w:t xml:space="preserve">Nullázható. Ha egy retweetről van szó, akkor az eredeti tweet ID tartalmazza </w:t>
            </w:r>
            <w:r>
              <w:rPr>
                <w:lang w:val="hu-HU"/>
              </w:rPr>
              <w:lastRenderedPageBreak/>
              <w:t>karakterláncként.</w:t>
            </w:r>
          </w:p>
        </w:tc>
      </w:tr>
      <w:tr w:rsidR="00F723B7" w:rsidTr="00224D28">
        <w:tc>
          <w:tcPr>
            <w:cnfStyle w:val="001000000000" w:firstRow="0" w:lastRow="0" w:firstColumn="1" w:lastColumn="0" w:oddVBand="0" w:evenVBand="0" w:oddHBand="0" w:evenHBand="0" w:firstRowFirstColumn="0" w:firstRowLastColumn="0" w:lastRowFirstColumn="0" w:lastRowLastColumn="0"/>
            <w:tcW w:w="3096" w:type="dxa"/>
          </w:tcPr>
          <w:p w:rsidR="00F723B7" w:rsidRDefault="00914136" w:rsidP="00F723B7">
            <w:pPr>
              <w:rPr>
                <w:lang w:val="hu-HU"/>
              </w:rPr>
            </w:pPr>
            <w:r>
              <w:rPr>
                <w:lang w:val="hu-HU"/>
              </w:rPr>
              <w:lastRenderedPageBreak/>
              <w:t>i</w:t>
            </w:r>
            <w:r w:rsidR="00F723B7">
              <w:rPr>
                <w:lang w:val="hu-HU"/>
              </w:rPr>
              <w:t>n_reply_to_user_id</w:t>
            </w:r>
          </w:p>
        </w:tc>
        <w:tc>
          <w:tcPr>
            <w:tcW w:w="1832" w:type="dxa"/>
          </w:tcPr>
          <w:p w:rsidR="00F723B7" w:rsidRDefault="00F723B7" w:rsidP="00F16906">
            <w:pPr>
              <w:cnfStyle w:val="000000000000" w:firstRow="0" w:lastRow="0" w:firstColumn="0" w:lastColumn="0" w:oddVBand="0" w:evenVBand="0" w:oddHBand="0" w:evenHBand="0" w:firstRowFirstColumn="0" w:firstRowLastColumn="0" w:lastRowFirstColumn="0" w:lastRowLastColumn="0"/>
              <w:rPr>
                <w:lang w:val="hu-HU"/>
              </w:rPr>
            </w:pPr>
            <w:r>
              <w:rPr>
                <w:lang w:val="hu-HU"/>
              </w:rPr>
              <w:t>Int64</w:t>
            </w:r>
          </w:p>
        </w:tc>
        <w:tc>
          <w:tcPr>
            <w:tcW w:w="4360" w:type="dxa"/>
          </w:tcPr>
          <w:p w:rsidR="00F723B7" w:rsidRDefault="008A16D1" w:rsidP="00F16906">
            <w:pPr>
              <w:cnfStyle w:val="000000000000" w:firstRow="0" w:lastRow="0" w:firstColumn="0" w:lastColumn="0" w:oddVBand="0" w:evenVBand="0" w:oddHBand="0" w:evenHBand="0" w:firstRowFirstColumn="0" w:firstRowLastColumn="0" w:lastRowFirstColumn="0" w:lastRowLastColumn="0"/>
              <w:rPr>
                <w:lang w:val="hu-HU"/>
              </w:rPr>
            </w:pPr>
            <w:r>
              <w:rPr>
                <w:lang w:val="hu-HU"/>
              </w:rPr>
              <w:t>Nullázható. Ha egy retweetről van szó, akkor az eredeti tweet szerzőjének az ID számát tartalmazza egész számként.</w:t>
            </w:r>
          </w:p>
        </w:tc>
      </w:tr>
      <w:tr w:rsidR="008A16D1" w:rsidTr="00224D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rsidR="008A16D1" w:rsidRDefault="008A16D1" w:rsidP="00F723B7">
            <w:pPr>
              <w:rPr>
                <w:lang w:val="hu-HU"/>
              </w:rPr>
            </w:pPr>
            <w:r>
              <w:rPr>
                <w:lang w:val="hu-HU"/>
              </w:rPr>
              <w:t>in_reply_to_user_id_str</w:t>
            </w:r>
          </w:p>
        </w:tc>
        <w:tc>
          <w:tcPr>
            <w:tcW w:w="1832" w:type="dxa"/>
          </w:tcPr>
          <w:p w:rsidR="008A16D1" w:rsidRDefault="008A16D1" w:rsidP="00F16906">
            <w:pPr>
              <w:cnfStyle w:val="000000100000" w:firstRow="0" w:lastRow="0" w:firstColumn="0" w:lastColumn="0" w:oddVBand="0" w:evenVBand="0" w:oddHBand="1" w:evenHBand="0" w:firstRowFirstColumn="0" w:firstRowLastColumn="0" w:lastRowFirstColumn="0" w:lastRowLastColumn="0"/>
              <w:rPr>
                <w:lang w:val="hu-HU"/>
              </w:rPr>
            </w:pPr>
            <w:r>
              <w:rPr>
                <w:lang w:val="hu-HU"/>
              </w:rPr>
              <w:t>String</w:t>
            </w:r>
          </w:p>
        </w:tc>
        <w:tc>
          <w:tcPr>
            <w:tcW w:w="4360" w:type="dxa"/>
          </w:tcPr>
          <w:p w:rsidR="008A16D1" w:rsidRDefault="008A16D1" w:rsidP="008A16D1">
            <w:pPr>
              <w:cnfStyle w:val="000000100000" w:firstRow="0" w:lastRow="0" w:firstColumn="0" w:lastColumn="0" w:oddVBand="0" w:evenVBand="0" w:oddHBand="1" w:evenHBand="0" w:firstRowFirstColumn="0" w:firstRowLastColumn="0" w:lastRowFirstColumn="0" w:lastRowLastColumn="0"/>
              <w:rPr>
                <w:lang w:val="hu-HU"/>
              </w:rPr>
            </w:pPr>
            <w:r>
              <w:rPr>
                <w:lang w:val="hu-HU"/>
              </w:rPr>
              <w:t>Nullázható. Ha egy retweetről van szó, akkor az eredeti tweet szerzőjének az ID számát tartalmazza karakterláncként.</w:t>
            </w:r>
          </w:p>
        </w:tc>
      </w:tr>
      <w:tr w:rsidR="008A16D1" w:rsidTr="00224D28">
        <w:tc>
          <w:tcPr>
            <w:cnfStyle w:val="001000000000" w:firstRow="0" w:lastRow="0" w:firstColumn="1" w:lastColumn="0" w:oddVBand="0" w:evenVBand="0" w:oddHBand="0" w:evenHBand="0" w:firstRowFirstColumn="0" w:firstRowLastColumn="0" w:lastRowFirstColumn="0" w:lastRowLastColumn="0"/>
            <w:tcW w:w="3096" w:type="dxa"/>
          </w:tcPr>
          <w:p w:rsidR="008A16D1" w:rsidRDefault="008A16D1" w:rsidP="00F723B7">
            <w:pPr>
              <w:rPr>
                <w:lang w:val="hu-HU"/>
              </w:rPr>
            </w:pPr>
            <w:r>
              <w:rPr>
                <w:lang w:val="hu-HU"/>
              </w:rPr>
              <w:t>lang</w:t>
            </w:r>
          </w:p>
        </w:tc>
        <w:tc>
          <w:tcPr>
            <w:tcW w:w="1832" w:type="dxa"/>
          </w:tcPr>
          <w:p w:rsidR="008A16D1" w:rsidRDefault="008A16D1" w:rsidP="00F16906">
            <w:pPr>
              <w:cnfStyle w:val="000000000000" w:firstRow="0" w:lastRow="0" w:firstColumn="0" w:lastColumn="0" w:oddVBand="0" w:evenVBand="0" w:oddHBand="0" w:evenHBand="0" w:firstRowFirstColumn="0" w:firstRowLastColumn="0" w:lastRowFirstColumn="0" w:lastRowLastColumn="0"/>
              <w:rPr>
                <w:lang w:val="hu-HU"/>
              </w:rPr>
            </w:pPr>
            <w:r>
              <w:rPr>
                <w:lang w:val="hu-HU"/>
              </w:rPr>
              <w:t>String</w:t>
            </w:r>
          </w:p>
        </w:tc>
        <w:tc>
          <w:tcPr>
            <w:tcW w:w="4360" w:type="dxa"/>
          </w:tcPr>
          <w:p w:rsidR="008A16D1" w:rsidRDefault="006E749F" w:rsidP="00F16906">
            <w:pPr>
              <w:cnfStyle w:val="000000000000" w:firstRow="0" w:lastRow="0" w:firstColumn="0" w:lastColumn="0" w:oddVBand="0" w:evenVBand="0" w:oddHBand="0" w:evenHBand="0" w:firstRowFirstColumn="0" w:firstRowLastColumn="0" w:lastRowFirstColumn="0" w:lastRowLastColumn="0"/>
              <w:rPr>
                <w:lang w:val="hu-HU"/>
              </w:rPr>
            </w:pPr>
            <w:r>
              <w:rPr>
                <w:lang w:val="hu-HU"/>
              </w:rPr>
              <w:t>Nullázható. A számítógép által felismert nyelv BCP 47 kódját tartalmazza.</w:t>
            </w:r>
          </w:p>
        </w:tc>
      </w:tr>
      <w:tr w:rsidR="008A16D1" w:rsidTr="00224D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rsidR="008A16D1" w:rsidRDefault="008A16D1" w:rsidP="00F723B7">
            <w:pPr>
              <w:rPr>
                <w:lang w:val="hu-HU"/>
              </w:rPr>
            </w:pPr>
            <w:r>
              <w:rPr>
                <w:lang w:val="hu-HU"/>
              </w:rPr>
              <w:t>place</w:t>
            </w:r>
          </w:p>
        </w:tc>
        <w:tc>
          <w:tcPr>
            <w:tcW w:w="1832" w:type="dxa"/>
          </w:tcPr>
          <w:p w:rsidR="008A16D1" w:rsidRDefault="008A16D1" w:rsidP="00F16906">
            <w:pPr>
              <w:cnfStyle w:val="000000100000" w:firstRow="0" w:lastRow="0" w:firstColumn="0" w:lastColumn="0" w:oddVBand="0" w:evenVBand="0" w:oddHBand="1" w:evenHBand="0" w:firstRowFirstColumn="0" w:firstRowLastColumn="0" w:lastRowFirstColumn="0" w:lastRowLastColumn="0"/>
              <w:rPr>
                <w:lang w:val="hu-HU"/>
              </w:rPr>
            </w:pPr>
            <w:r>
              <w:rPr>
                <w:lang w:val="hu-HU"/>
              </w:rPr>
              <w:t>Places</w:t>
            </w:r>
          </w:p>
        </w:tc>
        <w:tc>
          <w:tcPr>
            <w:tcW w:w="4360" w:type="dxa"/>
          </w:tcPr>
          <w:p w:rsidR="008A16D1" w:rsidRDefault="006E749F" w:rsidP="00F16906">
            <w:pPr>
              <w:cnfStyle w:val="000000100000" w:firstRow="0" w:lastRow="0" w:firstColumn="0" w:lastColumn="0" w:oddVBand="0" w:evenVBand="0" w:oddHBand="1" w:evenHBand="0" w:firstRowFirstColumn="0" w:firstRowLastColumn="0" w:lastRowFirstColumn="0" w:lastRowLastColumn="0"/>
              <w:rPr>
                <w:lang w:val="hu-HU"/>
              </w:rPr>
            </w:pPr>
            <w:r>
              <w:rPr>
                <w:lang w:val="hu-HU"/>
              </w:rPr>
              <w:t>Nullázható. A tweethez hozzáfűzödő helység neve és földrajzi koordinátái.</w:t>
            </w:r>
          </w:p>
        </w:tc>
      </w:tr>
      <w:tr w:rsidR="008A16D1" w:rsidTr="00224D28">
        <w:tc>
          <w:tcPr>
            <w:cnfStyle w:val="001000000000" w:firstRow="0" w:lastRow="0" w:firstColumn="1" w:lastColumn="0" w:oddVBand="0" w:evenVBand="0" w:oddHBand="0" w:evenHBand="0" w:firstRowFirstColumn="0" w:firstRowLastColumn="0" w:lastRowFirstColumn="0" w:lastRowLastColumn="0"/>
            <w:tcW w:w="3096" w:type="dxa"/>
          </w:tcPr>
          <w:p w:rsidR="008A16D1" w:rsidRDefault="008A16D1" w:rsidP="00F723B7">
            <w:pPr>
              <w:rPr>
                <w:lang w:val="hu-HU"/>
              </w:rPr>
            </w:pPr>
            <w:r>
              <w:rPr>
                <w:lang w:val="hu-HU"/>
              </w:rPr>
              <w:t>possibly_sensitive</w:t>
            </w:r>
          </w:p>
        </w:tc>
        <w:tc>
          <w:tcPr>
            <w:tcW w:w="1832" w:type="dxa"/>
          </w:tcPr>
          <w:p w:rsidR="008A16D1" w:rsidRDefault="008A16D1" w:rsidP="00F16906">
            <w:pPr>
              <w:cnfStyle w:val="000000000000" w:firstRow="0" w:lastRow="0" w:firstColumn="0" w:lastColumn="0" w:oddVBand="0" w:evenVBand="0" w:oddHBand="0" w:evenHBand="0" w:firstRowFirstColumn="0" w:firstRowLastColumn="0" w:lastRowFirstColumn="0" w:lastRowLastColumn="0"/>
              <w:rPr>
                <w:lang w:val="hu-HU"/>
              </w:rPr>
            </w:pPr>
            <w:r>
              <w:rPr>
                <w:lang w:val="hu-HU"/>
              </w:rPr>
              <w:t>Boolean</w:t>
            </w:r>
          </w:p>
        </w:tc>
        <w:tc>
          <w:tcPr>
            <w:tcW w:w="4360" w:type="dxa"/>
          </w:tcPr>
          <w:p w:rsidR="008A16D1" w:rsidRDefault="006E749F" w:rsidP="00F16906">
            <w:pPr>
              <w:cnfStyle w:val="000000000000" w:firstRow="0" w:lastRow="0" w:firstColumn="0" w:lastColumn="0" w:oddVBand="0" w:evenVBand="0" w:oddHBand="0" w:evenHBand="0" w:firstRowFirstColumn="0" w:firstRowLastColumn="0" w:lastRowFirstColumn="0" w:lastRowLastColumn="0"/>
              <w:rPr>
                <w:lang w:val="hu-HU"/>
              </w:rPr>
            </w:pPr>
            <w:r>
              <w:rPr>
                <w:lang w:val="hu-HU"/>
              </w:rPr>
              <w:t>Nullázható. Jelzi ha a tweet szövege tartalmaz url-t.</w:t>
            </w:r>
          </w:p>
        </w:tc>
      </w:tr>
      <w:tr w:rsidR="008A16D1" w:rsidTr="00224D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rsidR="008A16D1" w:rsidRDefault="008A16D1" w:rsidP="00F723B7">
            <w:pPr>
              <w:rPr>
                <w:lang w:val="hu-HU"/>
              </w:rPr>
            </w:pPr>
            <w:r>
              <w:rPr>
                <w:lang w:val="hu-HU"/>
              </w:rPr>
              <w:t>quoted_status_id</w:t>
            </w:r>
          </w:p>
        </w:tc>
        <w:tc>
          <w:tcPr>
            <w:tcW w:w="1832" w:type="dxa"/>
          </w:tcPr>
          <w:p w:rsidR="008A16D1" w:rsidRDefault="008A16D1" w:rsidP="00F16906">
            <w:pPr>
              <w:cnfStyle w:val="000000100000" w:firstRow="0" w:lastRow="0" w:firstColumn="0" w:lastColumn="0" w:oddVBand="0" w:evenVBand="0" w:oddHBand="1" w:evenHBand="0" w:firstRowFirstColumn="0" w:firstRowLastColumn="0" w:lastRowFirstColumn="0" w:lastRowLastColumn="0"/>
              <w:rPr>
                <w:lang w:val="hu-HU"/>
              </w:rPr>
            </w:pPr>
            <w:r>
              <w:rPr>
                <w:lang w:val="hu-HU"/>
              </w:rPr>
              <w:t>Int64</w:t>
            </w:r>
          </w:p>
        </w:tc>
        <w:tc>
          <w:tcPr>
            <w:tcW w:w="4360" w:type="dxa"/>
          </w:tcPr>
          <w:p w:rsidR="008A16D1" w:rsidRDefault="00BA0F7B" w:rsidP="00F16906">
            <w:pPr>
              <w:cnfStyle w:val="000000100000" w:firstRow="0" w:lastRow="0" w:firstColumn="0" w:lastColumn="0" w:oddVBand="0" w:evenVBand="0" w:oddHBand="1" w:evenHBand="0" w:firstRowFirstColumn="0" w:firstRowLastColumn="0" w:lastRowFirstColumn="0" w:lastRowLastColumn="0"/>
              <w:rPr>
                <w:lang w:val="hu-HU"/>
              </w:rPr>
            </w:pPr>
            <w:r>
              <w:rPr>
                <w:lang w:val="hu-HU"/>
              </w:rPr>
              <w:t>Ha a tweet egy idézet-tweet, ez a mező tartalmazza az idézett tweet ID számát egész számként.</w:t>
            </w:r>
          </w:p>
        </w:tc>
      </w:tr>
      <w:tr w:rsidR="00BA0F7B" w:rsidTr="00224D28">
        <w:tc>
          <w:tcPr>
            <w:cnfStyle w:val="001000000000" w:firstRow="0" w:lastRow="0" w:firstColumn="1" w:lastColumn="0" w:oddVBand="0" w:evenVBand="0" w:oddHBand="0" w:evenHBand="0" w:firstRowFirstColumn="0" w:firstRowLastColumn="0" w:lastRowFirstColumn="0" w:lastRowLastColumn="0"/>
            <w:tcW w:w="3096" w:type="dxa"/>
          </w:tcPr>
          <w:p w:rsidR="00BA0F7B" w:rsidRDefault="00BA0F7B" w:rsidP="00F723B7">
            <w:pPr>
              <w:rPr>
                <w:lang w:val="hu-HU"/>
              </w:rPr>
            </w:pPr>
            <w:r>
              <w:rPr>
                <w:lang w:val="hu-HU"/>
              </w:rPr>
              <w:t>quoted_status_id_str</w:t>
            </w:r>
          </w:p>
        </w:tc>
        <w:tc>
          <w:tcPr>
            <w:tcW w:w="1832" w:type="dxa"/>
          </w:tcPr>
          <w:p w:rsidR="00BA0F7B" w:rsidRDefault="00BA0F7B" w:rsidP="00F16906">
            <w:pPr>
              <w:cnfStyle w:val="000000000000" w:firstRow="0" w:lastRow="0" w:firstColumn="0" w:lastColumn="0" w:oddVBand="0" w:evenVBand="0" w:oddHBand="0" w:evenHBand="0" w:firstRowFirstColumn="0" w:firstRowLastColumn="0" w:lastRowFirstColumn="0" w:lastRowLastColumn="0"/>
              <w:rPr>
                <w:lang w:val="hu-HU"/>
              </w:rPr>
            </w:pPr>
            <w:r>
              <w:rPr>
                <w:lang w:val="hu-HU"/>
              </w:rPr>
              <w:t>String</w:t>
            </w:r>
          </w:p>
        </w:tc>
        <w:tc>
          <w:tcPr>
            <w:tcW w:w="4360" w:type="dxa"/>
          </w:tcPr>
          <w:p w:rsidR="00BA0F7B" w:rsidRDefault="00BA0F7B" w:rsidP="00BA0F7B">
            <w:pPr>
              <w:cnfStyle w:val="000000000000" w:firstRow="0" w:lastRow="0" w:firstColumn="0" w:lastColumn="0" w:oddVBand="0" w:evenVBand="0" w:oddHBand="0" w:evenHBand="0" w:firstRowFirstColumn="0" w:firstRowLastColumn="0" w:lastRowFirstColumn="0" w:lastRowLastColumn="0"/>
              <w:rPr>
                <w:lang w:val="hu-HU"/>
              </w:rPr>
            </w:pPr>
            <w:r>
              <w:rPr>
                <w:lang w:val="hu-HU"/>
              </w:rPr>
              <w:t>Ha a tweet egy idézet-tweet, ez a mező tartalmazza az idézett tweet ID számát karakterláncként.</w:t>
            </w:r>
          </w:p>
        </w:tc>
      </w:tr>
      <w:tr w:rsidR="00BA0F7B" w:rsidTr="00224D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rsidR="00BA0F7B" w:rsidRDefault="00BA0F7B" w:rsidP="00F723B7">
            <w:pPr>
              <w:rPr>
                <w:lang w:val="hu-HU"/>
              </w:rPr>
            </w:pPr>
            <w:r>
              <w:rPr>
                <w:lang w:val="hu-HU"/>
              </w:rPr>
              <w:t>quoted_status</w:t>
            </w:r>
          </w:p>
        </w:tc>
        <w:tc>
          <w:tcPr>
            <w:tcW w:w="1832" w:type="dxa"/>
          </w:tcPr>
          <w:p w:rsidR="00BA0F7B" w:rsidRDefault="00BA0F7B" w:rsidP="00F16906">
            <w:pPr>
              <w:cnfStyle w:val="000000100000" w:firstRow="0" w:lastRow="0" w:firstColumn="0" w:lastColumn="0" w:oddVBand="0" w:evenVBand="0" w:oddHBand="1" w:evenHBand="0" w:firstRowFirstColumn="0" w:firstRowLastColumn="0" w:lastRowFirstColumn="0" w:lastRowLastColumn="0"/>
              <w:rPr>
                <w:lang w:val="hu-HU"/>
              </w:rPr>
            </w:pPr>
            <w:r>
              <w:rPr>
                <w:lang w:val="hu-HU"/>
              </w:rPr>
              <w:t>Tweet</w:t>
            </w:r>
          </w:p>
        </w:tc>
        <w:tc>
          <w:tcPr>
            <w:tcW w:w="4360" w:type="dxa"/>
          </w:tcPr>
          <w:p w:rsidR="00BA0F7B" w:rsidRDefault="00A052AA" w:rsidP="00A052AA">
            <w:pPr>
              <w:cnfStyle w:val="000000100000" w:firstRow="0" w:lastRow="0" w:firstColumn="0" w:lastColumn="0" w:oddVBand="0" w:evenVBand="0" w:oddHBand="1" w:evenHBand="0" w:firstRowFirstColumn="0" w:firstRowLastColumn="0" w:lastRowFirstColumn="0" w:lastRowLastColumn="0"/>
              <w:rPr>
                <w:lang w:val="hu-HU"/>
              </w:rPr>
            </w:pPr>
            <w:r>
              <w:rPr>
                <w:lang w:val="hu-HU"/>
              </w:rPr>
              <w:t>Ha a tweet egy idézet-tweet, ez a mező tartalmazza az idézett tweetet mint Tweet objektum.</w:t>
            </w:r>
          </w:p>
        </w:tc>
      </w:tr>
      <w:tr w:rsidR="00BA0F7B" w:rsidTr="00224D28">
        <w:tc>
          <w:tcPr>
            <w:cnfStyle w:val="001000000000" w:firstRow="0" w:lastRow="0" w:firstColumn="1" w:lastColumn="0" w:oddVBand="0" w:evenVBand="0" w:oddHBand="0" w:evenHBand="0" w:firstRowFirstColumn="0" w:firstRowLastColumn="0" w:lastRowFirstColumn="0" w:lastRowLastColumn="0"/>
            <w:tcW w:w="3096" w:type="dxa"/>
          </w:tcPr>
          <w:p w:rsidR="00BA0F7B" w:rsidRDefault="00BA0F7B" w:rsidP="00F723B7">
            <w:pPr>
              <w:rPr>
                <w:lang w:val="hu-HU"/>
              </w:rPr>
            </w:pPr>
            <w:r>
              <w:rPr>
                <w:lang w:val="hu-HU"/>
              </w:rPr>
              <w:t>scopes</w:t>
            </w:r>
          </w:p>
        </w:tc>
        <w:tc>
          <w:tcPr>
            <w:tcW w:w="1832" w:type="dxa"/>
          </w:tcPr>
          <w:p w:rsidR="00BA0F7B" w:rsidRDefault="00BA0F7B" w:rsidP="00F16906">
            <w:pPr>
              <w:cnfStyle w:val="000000000000" w:firstRow="0" w:lastRow="0" w:firstColumn="0" w:lastColumn="0" w:oddVBand="0" w:evenVBand="0" w:oddHBand="0" w:evenHBand="0" w:firstRowFirstColumn="0" w:firstRowLastColumn="0" w:lastRowFirstColumn="0" w:lastRowLastColumn="0"/>
              <w:rPr>
                <w:lang w:val="hu-HU"/>
              </w:rPr>
            </w:pPr>
            <w:r>
              <w:rPr>
                <w:lang w:val="hu-HU"/>
              </w:rPr>
              <w:t>Object</w:t>
            </w:r>
          </w:p>
        </w:tc>
        <w:tc>
          <w:tcPr>
            <w:tcW w:w="4360" w:type="dxa"/>
          </w:tcPr>
          <w:p w:rsidR="00BA0F7B" w:rsidRDefault="005A47DE" w:rsidP="005A47DE">
            <w:pPr>
              <w:cnfStyle w:val="000000000000" w:firstRow="0" w:lastRow="0" w:firstColumn="0" w:lastColumn="0" w:oddVBand="0" w:evenVBand="0" w:oddHBand="0" w:evenHBand="0" w:firstRowFirstColumn="0" w:firstRowLastColumn="0" w:lastRowFirstColumn="0" w:lastRowLastColumn="0"/>
              <w:rPr>
                <w:lang w:val="hu-HU"/>
              </w:rPr>
            </w:pPr>
            <w:r>
              <w:rPr>
                <w:lang w:val="hu-HU"/>
              </w:rPr>
              <w:t>Kulcs-érték párosok, amelyek a kurrens tweet leközlési szándékának a kontextusát jelzi.</w:t>
            </w:r>
          </w:p>
        </w:tc>
      </w:tr>
      <w:tr w:rsidR="00BA0F7B" w:rsidTr="00224D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rsidR="00BA0F7B" w:rsidRDefault="00BA0F7B" w:rsidP="00F723B7">
            <w:pPr>
              <w:rPr>
                <w:lang w:val="hu-HU"/>
              </w:rPr>
            </w:pPr>
            <w:r>
              <w:rPr>
                <w:lang w:val="hu-HU"/>
              </w:rPr>
              <w:t>retweet_count</w:t>
            </w:r>
          </w:p>
        </w:tc>
        <w:tc>
          <w:tcPr>
            <w:tcW w:w="1832" w:type="dxa"/>
          </w:tcPr>
          <w:p w:rsidR="00BA0F7B" w:rsidRDefault="00BA0F7B" w:rsidP="00F16906">
            <w:pPr>
              <w:cnfStyle w:val="000000100000" w:firstRow="0" w:lastRow="0" w:firstColumn="0" w:lastColumn="0" w:oddVBand="0" w:evenVBand="0" w:oddHBand="1" w:evenHBand="0" w:firstRowFirstColumn="0" w:firstRowLastColumn="0" w:lastRowFirstColumn="0" w:lastRowLastColumn="0"/>
              <w:rPr>
                <w:lang w:val="hu-HU"/>
              </w:rPr>
            </w:pPr>
            <w:r>
              <w:rPr>
                <w:lang w:val="hu-HU"/>
              </w:rPr>
              <w:t>Int</w:t>
            </w:r>
          </w:p>
        </w:tc>
        <w:tc>
          <w:tcPr>
            <w:tcW w:w="4360" w:type="dxa"/>
          </w:tcPr>
          <w:p w:rsidR="00BA0F7B" w:rsidRDefault="005A47DE" w:rsidP="00F16906">
            <w:pPr>
              <w:cnfStyle w:val="000000100000" w:firstRow="0" w:lastRow="0" w:firstColumn="0" w:lastColumn="0" w:oddVBand="0" w:evenVBand="0" w:oddHBand="1" w:evenHBand="0" w:firstRowFirstColumn="0" w:firstRowLastColumn="0" w:lastRowFirstColumn="0" w:lastRowLastColumn="0"/>
              <w:rPr>
                <w:lang w:val="hu-HU"/>
              </w:rPr>
            </w:pPr>
            <w:r>
              <w:rPr>
                <w:lang w:val="hu-HU"/>
              </w:rPr>
              <w:t>Hányszor volt re-tweetelve az adott tweet.</w:t>
            </w:r>
          </w:p>
        </w:tc>
      </w:tr>
      <w:tr w:rsidR="00BA0F7B" w:rsidTr="00224D28">
        <w:tc>
          <w:tcPr>
            <w:cnfStyle w:val="001000000000" w:firstRow="0" w:lastRow="0" w:firstColumn="1" w:lastColumn="0" w:oddVBand="0" w:evenVBand="0" w:oddHBand="0" w:evenHBand="0" w:firstRowFirstColumn="0" w:firstRowLastColumn="0" w:lastRowFirstColumn="0" w:lastRowLastColumn="0"/>
            <w:tcW w:w="3096" w:type="dxa"/>
          </w:tcPr>
          <w:p w:rsidR="00BA0F7B" w:rsidRDefault="00BA0F7B" w:rsidP="00F723B7">
            <w:pPr>
              <w:rPr>
                <w:lang w:val="hu-HU"/>
              </w:rPr>
            </w:pPr>
            <w:r>
              <w:rPr>
                <w:lang w:val="hu-HU"/>
              </w:rPr>
              <w:t>retweeted</w:t>
            </w:r>
          </w:p>
        </w:tc>
        <w:tc>
          <w:tcPr>
            <w:tcW w:w="1832" w:type="dxa"/>
          </w:tcPr>
          <w:p w:rsidR="00BA0F7B" w:rsidRDefault="00BA0F7B" w:rsidP="00F16906">
            <w:pPr>
              <w:cnfStyle w:val="000000000000" w:firstRow="0" w:lastRow="0" w:firstColumn="0" w:lastColumn="0" w:oddVBand="0" w:evenVBand="0" w:oddHBand="0" w:evenHBand="0" w:firstRowFirstColumn="0" w:firstRowLastColumn="0" w:lastRowFirstColumn="0" w:lastRowLastColumn="0"/>
              <w:rPr>
                <w:lang w:val="hu-HU"/>
              </w:rPr>
            </w:pPr>
            <w:r>
              <w:rPr>
                <w:lang w:val="hu-HU"/>
              </w:rPr>
              <w:t>Boolean</w:t>
            </w:r>
          </w:p>
        </w:tc>
        <w:tc>
          <w:tcPr>
            <w:tcW w:w="4360" w:type="dxa"/>
          </w:tcPr>
          <w:p w:rsidR="00BA0F7B" w:rsidRDefault="005A47DE" w:rsidP="00F16906">
            <w:pPr>
              <w:cnfStyle w:val="000000000000" w:firstRow="0" w:lastRow="0" w:firstColumn="0" w:lastColumn="0" w:oddVBand="0" w:evenVBand="0" w:oddHBand="0" w:evenHBand="0" w:firstRowFirstColumn="0" w:firstRowLastColumn="0" w:lastRowFirstColumn="0" w:lastRowLastColumn="0"/>
              <w:rPr>
                <w:lang w:val="hu-HU"/>
              </w:rPr>
            </w:pPr>
            <w:r>
              <w:rPr>
                <w:lang w:val="hu-HU"/>
              </w:rPr>
              <w:t>Volt-e retweetelve az adott tweet hitelesitett felhasználó által.</w:t>
            </w:r>
          </w:p>
        </w:tc>
      </w:tr>
      <w:tr w:rsidR="00BA0F7B" w:rsidTr="00224D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rsidR="00BA0F7B" w:rsidRDefault="00BA0F7B" w:rsidP="00F723B7">
            <w:pPr>
              <w:rPr>
                <w:lang w:val="hu-HU"/>
              </w:rPr>
            </w:pPr>
            <w:r>
              <w:rPr>
                <w:lang w:val="hu-HU"/>
              </w:rPr>
              <w:t>retweeted_status</w:t>
            </w:r>
          </w:p>
        </w:tc>
        <w:tc>
          <w:tcPr>
            <w:tcW w:w="1832" w:type="dxa"/>
          </w:tcPr>
          <w:p w:rsidR="00BA0F7B" w:rsidRDefault="00BA0F7B" w:rsidP="00F16906">
            <w:pPr>
              <w:cnfStyle w:val="000000100000" w:firstRow="0" w:lastRow="0" w:firstColumn="0" w:lastColumn="0" w:oddVBand="0" w:evenVBand="0" w:oddHBand="1" w:evenHBand="0" w:firstRowFirstColumn="0" w:firstRowLastColumn="0" w:lastRowFirstColumn="0" w:lastRowLastColumn="0"/>
              <w:rPr>
                <w:lang w:val="hu-HU"/>
              </w:rPr>
            </w:pPr>
            <w:r>
              <w:rPr>
                <w:lang w:val="hu-HU"/>
              </w:rPr>
              <w:t>Tweet</w:t>
            </w:r>
          </w:p>
        </w:tc>
        <w:tc>
          <w:tcPr>
            <w:tcW w:w="4360" w:type="dxa"/>
          </w:tcPr>
          <w:p w:rsidR="00BA0F7B" w:rsidRDefault="005A47DE" w:rsidP="005A47DE">
            <w:pPr>
              <w:cnfStyle w:val="000000100000" w:firstRow="0" w:lastRow="0" w:firstColumn="0" w:lastColumn="0" w:oddVBand="0" w:evenVBand="0" w:oddHBand="1" w:evenHBand="0" w:firstRowFirstColumn="0" w:firstRowLastColumn="0" w:lastRowFirstColumn="0" w:lastRowLastColumn="0"/>
              <w:rPr>
                <w:lang w:val="hu-HU"/>
              </w:rPr>
            </w:pPr>
            <w:r>
              <w:rPr>
                <w:lang w:val="hu-HU"/>
              </w:rPr>
              <w:t>Az eredeti tweet objektumát tartalmazza egy re-tweetelt tweet esetében. A többszöri re-tweetek esetében</w:t>
            </w:r>
            <w:r w:rsidR="00CF6D2B">
              <w:rPr>
                <w:lang w:val="hu-HU"/>
              </w:rPr>
              <w:t xml:space="preserve"> a köztes re-tweet is az eredetit fogja mutatni.</w:t>
            </w:r>
          </w:p>
        </w:tc>
      </w:tr>
      <w:tr w:rsidR="00BA0F7B" w:rsidTr="00224D28">
        <w:tc>
          <w:tcPr>
            <w:cnfStyle w:val="001000000000" w:firstRow="0" w:lastRow="0" w:firstColumn="1" w:lastColumn="0" w:oddVBand="0" w:evenVBand="0" w:oddHBand="0" w:evenHBand="0" w:firstRowFirstColumn="0" w:firstRowLastColumn="0" w:lastRowFirstColumn="0" w:lastRowLastColumn="0"/>
            <w:tcW w:w="3096" w:type="dxa"/>
          </w:tcPr>
          <w:p w:rsidR="00BA0F7B" w:rsidRDefault="00BA0F7B" w:rsidP="00F723B7">
            <w:pPr>
              <w:rPr>
                <w:lang w:val="hu-HU"/>
              </w:rPr>
            </w:pPr>
            <w:r>
              <w:rPr>
                <w:lang w:val="hu-HU"/>
              </w:rPr>
              <w:t>source</w:t>
            </w:r>
          </w:p>
        </w:tc>
        <w:tc>
          <w:tcPr>
            <w:tcW w:w="1832" w:type="dxa"/>
          </w:tcPr>
          <w:p w:rsidR="00BA0F7B" w:rsidRDefault="00BA0F7B" w:rsidP="00F16906">
            <w:pPr>
              <w:cnfStyle w:val="000000000000" w:firstRow="0" w:lastRow="0" w:firstColumn="0" w:lastColumn="0" w:oddVBand="0" w:evenVBand="0" w:oddHBand="0" w:evenHBand="0" w:firstRowFirstColumn="0" w:firstRowLastColumn="0" w:lastRowFirstColumn="0" w:lastRowLastColumn="0"/>
              <w:rPr>
                <w:lang w:val="hu-HU"/>
              </w:rPr>
            </w:pPr>
            <w:r>
              <w:rPr>
                <w:lang w:val="hu-HU"/>
              </w:rPr>
              <w:t>String</w:t>
            </w:r>
          </w:p>
        </w:tc>
        <w:tc>
          <w:tcPr>
            <w:tcW w:w="4360" w:type="dxa"/>
          </w:tcPr>
          <w:p w:rsidR="00BA0F7B" w:rsidRDefault="00CF6D2B" w:rsidP="00CF6D2B">
            <w:pPr>
              <w:cnfStyle w:val="000000000000" w:firstRow="0" w:lastRow="0" w:firstColumn="0" w:lastColumn="0" w:oddVBand="0" w:evenVBand="0" w:oddHBand="0" w:evenHBand="0" w:firstRowFirstColumn="0" w:firstRowLastColumn="0" w:lastRowFirstColumn="0" w:lastRowLastColumn="0"/>
              <w:rPr>
                <w:lang w:val="hu-HU"/>
              </w:rPr>
            </w:pPr>
            <w:r>
              <w:rPr>
                <w:lang w:val="hu-HU"/>
              </w:rPr>
              <w:t>A tweet posztolása HTML formátumként.</w:t>
            </w:r>
          </w:p>
        </w:tc>
      </w:tr>
      <w:tr w:rsidR="00BA0F7B" w:rsidTr="00224D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rsidR="00BA0F7B" w:rsidRDefault="00BA0F7B" w:rsidP="00F723B7">
            <w:pPr>
              <w:rPr>
                <w:lang w:val="hu-HU"/>
              </w:rPr>
            </w:pPr>
            <w:r>
              <w:rPr>
                <w:lang w:val="hu-HU"/>
              </w:rPr>
              <w:lastRenderedPageBreak/>
              <w:t>text</w:t>
            </w:r>
          </w:p>
        </w:tc>
        <w:tc>
          <w:tcPr>
            <w:tcW w:w="1832" w:type="dxa"/>
          </w:tcPr>
          <w:p w:rsidR="00BA0F7B" w:rsidRDefault="00BA0F7B" w:rsidP="00F16906">
            <w:pPr>
              <w:cnfStyle w:val="000000100000" w:firstRow="0" w:lastRow="0" w:firstColumn="0" w:lastColumn="0" w:oddVBand="0" w:evenVBand="0" w:oddHBand="1" w:evenHBand="0" w:firstRowFirstColumn="0" w:firstRowLastColumn="0" w:lastRowFirstColumn="0" w:lastRowLastColumn="0"/>
              <w:rPr>
                <w:lang w:val="hu-HU"/>
              </w:rPr>
            </w:pPr>
            <w:r>
              <w:rPr>
                <w:lang w:val="hu-HU"/>
              </w:rPr>
              <w:t>String</w:t>
            </w:r>
          </w:p>
        </w:tc>
        <w:tc>
          <w:tcPr>
            <w:tcW w:w="4360" w:type="dxa"/>
          </w:tcPr>
          <w:p w:rsidR="00BA0F7B" w:rsidRDefault="00CF6D2B" w:rsidP="00CF6D2B">
            <w:pPr>
              <w:cnfStyle w:val="000000100000" w:firstRow="0" w:lastRow="0" w:firstColumn="0" w:lastColumn="0" w:oddVBand="0" w:evenVBand="0" w:oddHBand="1" w:evenHBand="0" w:firstRowFirstColumn="0" w:firstRowLastColumn="0" w:lastRowFirstColumn="0" w:lastRowLastColumn="0"/>
              <w:rPr>
                <w:lang w:val="hu-HU"/>
              </w:rPr>
            </w:pPr>
            <w:r>
              <w:rPr>
                <w:lang w:val="hu-HU"/>
              </w:rPr>
              <w:t>A tweet UTF 8 szövegje.</w:t>
            </w:r>
          </w:p>
        </w:tc>
      </w:tr>
      <w:tr w:rsidR="00BA0F7B" w:rsidTr="00224D28">
        <w:tc>
          <w:tcPr>
            <w:cnfStyle w:val="001000000000" w:firstRow="0" w:lastRow="0" w:firstColumn="1" w:lastColumn="0" w:oddVBand="0" w:evenVBand="0" w:oddHBand="0" w:evenHBand="0" w:firstRowFirstColumn="0" w:firstRowLastColumn="0" w:lastRowFirstColumn="0" w:lastRowLastColumn="0"/>
            <w:tcW w:w="3096" w:type="dxa"/>
          </w:tcPr>
          <w:p w:rsidR="00BA0F7B" w:rsidRDefault="00BA0F7B" w:rsidP="00F723B7">
            <w:pPr>
              <w:rPr>
                <w:lang w:val="hu-HU"/>
              </w:rPr>
            </w:pPr>
            <w:r>
              <w:rPr>
                <w:lang w:val="hu-HU"/>
              </w:rPr>
              <w:t>truncated</w:t>
            </w:r>
          </w:p>
        </w:tc>
        <w:tc>
          <w:tcPr>
            <w:tcW w:w="1832" w:type="dxa"/>
          </w:tcPr>
          <w:p w:rsidR="00BA0F7B" w:rsidRDefault="00BA0F7B" w:rsidP="00F16906">
            <w:pPr>
              <w:cnfStyle w:val="000000000000" w:firstRow="0" w:lastRow="0" w:firstColumn="0" w:lastColumn="0" w:oddVBand="0" w:evenVBand="0" w:oddHBand="0" w:evenHBand="0" w:firstRowFirstColumn="0" w:firstRowLastColumn="0" w:lastRowFirstColumn="0" w:lastRowLastColumn="0"/>
              <w:rPr>
                <w:lang w:val="hu-HU"/>
              </w:rPr>
            </w:pPr>
            <w:r>
              <w:rPr>
                <w:lang w:val="hu-HU"/>
              </w:rPr>
              <w:t>Boolean</w:t>
            </w:r>
          </w:p>
        </w:tc>
        <w:tc>
          <w:tcPr>
            <w:tcW w:w="4360" w:type="dxa"/>
          </w:tcPr>
          <w:p w:rsidR="00BA0F7B" w:rsidRPr="00CF6D2B" w:rsidRDefault="00CF6D2B" w:rsidP="00CF6D2B">
            <w:pPr>
              <w:cnfStyle w:val="000000000000" w:firstRow="0" w:lastRow="0" w:firstColumn="0" w:lastColumn="0" w:oddVBand="0" w:evenVBand="0" w:oddHBand="0" w:evenHBand="0" w:firstRowFirstColumn="0" w:firstRowLastColumn="0" w:lastRowFirstColumn="0" w:lastRowLastColumn="0"/>
              <w:rPr>
                <w:lang w:val="hu-HU"/>
              </w:rPr>
            </w:pPr>
            <w:r>
              <w:rPr>
                <w:lang w:val="hu-HU"/>
              </w:rPr>
              <w:t>Mutatja ha a tweet text mezője csonkított-e, azaz meghaladta a 14</w:t>
            </w:r>
            <w:r>
              <w:rPr>
                <w:lang w:val="en-US"/>
              </w:rPr>
              <w:t>0 karakterszámot.</w:t>
            </w:r>
          </w:p>
        </w:tc>
      </w:tr>
      <w:tr w:rsidR="00BA0F7B" w:rsidTr="00224D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rsidR="00BA0F7B" w:rsidRDefault="00BA0F7B" w:rsidP="00F723B7">
            <w:pPr>
              <w:rPr>
                <w:lang w:val="hu-HU"/>
              </w:rPr>
            </w:pPr>
            <w:r>
              <w:rPr>
                <w:lang w:val="hu-HU"/>
              </w:rPr>
              <w:t>user</w:t>
            </w:r>
          </w:p>
        </w:tc>
        <w:tc>
          <w:tcPr>
            <w:tcW w:w="1832" w:type="dxa"/>
          </w:tcPr>
          <w:p w:rsidR="00BA0F7B" w:rsidRDefault="00BA0F7B" w:rsidP="00F16906">
            <w:pPr>
              <w:cnfStyle w:val="000000100000" w:firstRow="0" w:lastRow="0" w:firstColumn="0" w:lastColumn="0" w:oddVBand="0" w:evenVBand="0" w:oddHBand="1" w:evenHBand="0" w:firstRowFirstColumn="0" w:firstRowLastColumn="0" w:lastRowFirstColumn="0" w:lastRowLastColumn="0"/>
              <w:rPr>
                <w:lang w:val="hu-HU"/>
              </w:rPr>
            </w:pPr>
            <w:r>
              <w:rPr>
                <w:lang w:val="hu-HU"/>
              </w:rPr>
              <w:t>Users</w:t>
            </w:r>
          </w:p>
        </w:tc>
        <w:tc>
          <w:tcPr>
            <w:tcW w:w="4360" w:type="dxa"/>
          </w:tcPr>
          <w:p w:rsidR="00BA0F7B" w:rsidRDefault="00F00E9A" w:rsidP="00F16906">
            <w:pPr>
              <w:cnfStyle w:val="000000100000" w:firstRow="0" w:lastRow="0" w:firstColumn="0" w:lastColumn="0" w:oddVBand="0" w:evenVBand="0" w:oddHBand="1" w:evenHBand="0" w:firstRowFirstColumn="0" w:firstRowLastColumn="0" w:lastRowFirstColumn="0" w:lastRowLastColumn="0"/>
              <w:rPr>
                <w:lang w:val="hu-HU"/>
              </w:rPr>
            </w:pPr>
            <w:r>
              <w:rPr>
                <w:lang w:val="hu-HU"/>
              </w:rPr>
              <w:t>A felhasználó aki posztolta az adott tweetet.</w:t>
            </w:r>
          </w:p>
        </w:tc>
      </w:tr>
      <w:tr w:rsidR="00BA0F7B" w:rsidTr="00224D28">
        <w:tc>
          <w:tcPr>
            <w:cnfStyle w:val="001000000000" w:firstRow="0" w:lastRow="0" w:firstColumn="1" w:lastColumn="0" w:oddVBand="0" w:evenVBand="0" w:oddHBand="0" w:evenHBand="0" w:firstRowFirstColumn="0" w:firstRowLastColumn="0" w:lastRowFirstColumn="0" w:lastRowLastColumn="0"/>
            <w:tcW w:w="3096" w:type="dxa"/>
          </w:tcPr>
          <w:p w:rsidR="00BA0F7B" w:rsidRDefault="00BA0F7B" w:rsidP="00F723B7">
            <w:pPr>
              <w:rPr>
                <w:lang w:val="hu-HU"/>
              </w:rPr>
            </w:pPr>
            <w:r>
              <w:rPr>
                <w:lang w:val="hu-HU"/>
              </w:rPr>
              <w:t>withheld_copyright</w:t>
            </w:r>
          </w:p>
        </w:tc>
        <w:tc>
          <w:tcPr>
            <w:tcW w:w="1832" w:type="dxa"/>
          </w:tcPr>
          <w:p w:rsidR="00BA0F7B" w:rsidRDefault="00BA0F7B" w:rsidP="00F16906">
            <w:pPr>
              <w:cnfStyle w:val="000000000000" w:firstRow="0" w:lastRow="0" w:firstColumn="0" w:lastColumn="0" w:oddVBand="0" w:evenVBand="0" w:oddHBand="0" w:evenHBand="0" w:firstRowFirstColumn="0" w:firstRowLastColumn="0" w:lastRowFirstColumn="0" w:lastRowLastColumn="0"/>
              <w:rPr>
                <w:lang w:val="hu-HU"/>
              </w:rPr>
            </w:pPr>
            <w:r>
              <w:rPr>
                <w:lang w:val="hu-HU"/>
              </w:rPr>
              <w:t>Boolean</w:t>
            </w:r>
          </w:p>
        </w:tc>
        <w:tc>
          <w:tcPr>
            <w:tcW w:w="4360" w:type="dxa"/>
          </w:tcPr>
          <w:p w:rsidR="00BA0F7B" w:rsidRDefault="00F00E9A" w:rsidP="00F00E9A">
            <w:pPr>
              <w:cnfStyle w:val="000000000000" w:firstRow="0" w:lastRow="0" w:firstColumn="0" w:lastColumn="0" w:oddVBand="0" w:evenVBand="0" w:oddHBand="0" w:evenHBand="0" w:firstRowFirstColumn="0" w:firstRowLastColumn="0" w:lastRowFirstColumn="0" w:lastRowLastColumn="0"/>
              <w:rPr>
                <w:lang w:val="hu-HU"/>
              </w:rPr>
            </w:pPr>
            <w:r>
              <w:rPr>
                <w:lang w:val="hu-HU"/>
              </w:rPr>
              <w:t xml:space="preserve">Az adott tweet tartalma szerzői joggal védett a </w:t>
            </w:r>
            <w:r w:rsidRPr="00F00E9A">
              <w:rPr>
                <w:lang w:val="hu-HU"/>
              </w:rPr>
              <w:t>Digital Millennium Copyright Act</w:t>
            </w:r>
            <w:r>
              <w:rPr>
                <w:lang w:val="hu-HU"/>
              </w:rPr>
              <w:t xml:space="preserve"> értelmében.</w:t>
            </w:r>
          </w:p>
        </w:tc>
      </w:tr>
      <w:tr w:rsidR="00BA0F7B" w:rsidTr="00224D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rsidR="00BA0F7B" w:rsidRDefault="00BA0F7B" w:rsidP="00F723B7">
            <w:pPr>
              <w:rPr>
                <w:lang w:val="hu-HU"/>
              </w:rPr>
            </w:pPr>
            <w:r>
              <w:rPr>
                <w:lang w:val="hu-HU"/>
              </w:rPr>
              <w:t>withheld_in_countries</w:t>
            </w:r>
          </w:p>
        </w:tc>
        <w:tc>
          <w:tcPr>
            <w:tcW w:w="1832" w:type="dxa"/>
          </w:tcPr>
          <w:p w:rsidR="00BA0F7B" w:rsidRDefault="00BA0F7B" w:rsidP="00F16906">
            <w:pPr>
              <w:cnfStyle w:val="000000100000" w:firstRow="0" w:lastRow="0" w:firstColumn="0" w:lastColumn="0" w:oddVBand="0" w:evenVBand="0" w:oddHBand="1" w:evenHBand="0" w:firstRowFirstColumn="0" w:firstRowLastColumn="0" w:lastRowFirstColumn="0" w:lastRowLastColumn="0"/>
              <w:rPr>
                <w:lang w:val="hu-HU"/>
              </w:rPr>
            </w:pPr>
            <w:r>
              <w:rPr>
                <w:lang w:val="hu-HU"/>
              </w:rPr>
              <w:t>Array of String</w:t>
            </w:r>
          </w:p>
        </w:tc>
        <w:tc>
          <w:tcPr>
            <w:tcW w:w="4360" w:type="dxa"/>
          </w:tcPr>
          <w:p w:rsidR="00BA0F7B" w:rsidRDefault="00F00E9A" w:rsidP="00F16906">
            <w:pPr>
              <w:cnfStyle w:val="000000100000" w:firstRow="0" w:lastRow="0" w:firstColumn="0" w:lastColumn="0" w:oddVBand="0" w:evenVBand="0" w:oddHBand="1" w:evenHBand="0" w:firstRowFirstColumn="0" w:firstRowLastColumn="0" w:lastRowFirstColumn="0" w:lastRowLastColumn="0"/>
              <w:rPr>
                <w:lang w:val="hu-HU"/>
              </w:rPr>
            </w:pPr>
            <w:r>
              <w:rPr>
                <w:lang w:val="hu-HU"/>
              </w:rPr>
              <w:t xml:space="preserve">Melyik országokban az adott tweet tartalma szerzői joggal védett a </w:t>
            </w:r>
            <w:r w:rsidRPr="00F00E9A">
              <w:rPr>
                <w:lang w:val="hu-HU"/>
              </w:rPr>
              <w:t>Digital Millennium Copyright Act</w:t>
            </w:r>
            <w:r>
              <w:rPr>
                <w:lang w:val="hu-HU"/>
              </w:rPr>
              <w:t xml:space="preserve"> értelmében.</w:t>
            </w:r>
          </w:p>
        </w:tc>
      </w:tr>
      <w:tr w:rsidR="00BA0F7B" w:rsidTr="00224D28">
        <w:tc>
          <w:tcPr>
            <w:cnfStyle w:val="001000000000" w:firstRow="0" w:lastRow="0" w:firstColumn="1" w:lastColumn="0" w:oddVBand="0" w:evenVBand="0" w:oddHBand="0" w:evenHBand="0" w:firstRowFirstColumn="0" w:firstRowLastColumn="0" w:lastRowFirstColumn="0" w:lastRowLastColumn="0"/>
            <w:tcW w:w="3096" w:type="dxa"/>
          </w:tcPr>
          <w:p w:rsidR="00BA0F7B" w:rsidRDefault="00BA0F7B" w:rsidP="00F723B7">
            <w:pPr>
              <w:rPr>
                <w:lang w:val="hu-HU"/>
              </w:rPr>
            </w:pPr>
            <w:r>
              <w:rPr>
                <w:lang w:val="hu-HU"/>
              </w:rPr>
              <w:t>withheld_scope</w:t>
            </w:r>
          </w:p>
        </w:tc>
        <w:tc>
          <w:tcPr>
            <w:tcW w:w="1832" w:type="dxa"/>
          </w:tcPr>
          <w:p w:rsidR="00BA0F7B" w:rsidRDefault="00BA0F7B" w:rsidP="00F16906">
            <w:pPr>
              <w:cnfStyle w:val="000000000000" w:firstRow="0" w:lastRow="0" w:firstColumn="0" w:lastColumn="0" w:oddVBand="0" w:evenVBand="0" w:oddHBand="0" w:evenHBand="0" w:firstRowFirstColumn="0" w:firstRowLastColumn="0" w:lastRowFirstColumn="0" w:lastRowLastColumn="0"/>
              <w:rPr>
                <w:lang w:val="hu-HU"/>
              </w:rPr>
            </w:pPr>
            <w:r>
              <w:rPr>
                <w:lang w:val="hu-HU"/>
              </w:rPr>
              <w:t>String</w:t>
            </w:r>
          </w:p>
        </w:tc>
        <w:tc>
          <w:tcPr>
            <w:tcW w:w="4360" w:type="dxa"/>
          </w:tcPr>
          <w:p w:rsidR="00BA0F7B" w:rsidRDefault="00E8783E" w:rsidP="00CE4AF6">
            <w:pPr>
              <w:cnfStyle w:val="000000000000" w:firstRow="0" w:lastRow="0" w:firstColumn="0" w:lastColumn="0" w:oddVBand="0" w:evenVBand="0" w:oddHBand="0" w:evenHBand="0" w:firstRowFirstColumn="0" w:firstRowLastColumn="0" w:lastRowFirstColumn="0" w:lastRowLastColumn="0"/>
              <w:rPr>
                <w:lang w:val="hu-HU"/>
              </w:rPr>
            </w:pPr>
            <w:r>
              <w:rPr>
                <w:lang w:val="hu-HU"/>
              </w:rPr>
              <w:t>A szerzői jog véd</w:t>
            </w:r>
            <w:r w:rsidR="00CE4AF6">
              <w:rPr>
                <w:lang w:val="hu-HU"/>
              </w:rPr>
              <w:t>elme</w:t>
            </w:r>
            <w:r>
              <w:rPr>
                <w:lang w:val="hu-HU"/>
              </w:rPr>
              <w:t xml:space="preserve"> mire vonatkozik, az állapotra vagy a felhasználóra.</w:t>
            </w:r>
          </w:p>
        </w:tc>
      </w:tr>
    </w:tbl>
    <w:p w:rsidR="00F16906" w:rsidRPr="00F16906" w:rsidRDefault="00F16906" w:rsidP="00F16906">
      <w:pPr>
        <w:rPr>
          <w:lang w:val="hu-HU"/>
        </w:rPr>
      </w:pPr>
    </w:p>
    <w:p w:rsidR="00A207CA" w:rsidRDefault="00A207CA" w:rsidP="00A207CA">
      <w:pPr>
        <w:pStyle w:val="ListParagraph"/>
        <w:numPr>
          <w:ilvl w:val="0"/>
          <w:numId w:val="1"/>
        </w:numPr>
        <w:rPr>
          <w:lang w:val="hu-HU"/>
        </w:rPr>
      </w:pPr>
      <w:r w:rsidRPr="00BB3829">
        <w:rPr>
          <w:lang w:val="hu-HU"/>
        </w:rPr>
        <w:t>Twitter API</w:t>
      </w:r>
    </w:p>
    <w:p w:rsidR="0023708A" w:rsidRDefault="00484C51" w:rsidP="00484C51">
      <w:pPr>
        <w:rPr>
          <w:lang w:val="hu-HU"/>
        </w:rPr>
      </w:pPr>
      <w:r>
        <w:rPr>
          <w:lang w:val="hu-HU"/>
        </w:rPr>
        <w:t>A disszertácós dolgo</w:t>
      </w:r>
      <w:r w:rsidR="0035131F">
        <w:rPr>
          <w:lang w:val="hu-HU"/>
        </w:rPr>
        <w:t xml:space="preserve">zatom elkészítéséhez a </w:t>
      </w:r>
      <w:r>
        <w:rPr>
          <w:lang w:val="hu-HU"/>
        </w:rPr>
        <w:t>Twitter API-</w:t>
      </w:r>
      <w:r w:rsidR="0035131F">
        <w:rPr>
          <w:lang w:val="hu-HU"/>
        </w:rPr>
        <w:t>k</w:t>
      </w:r>
      <w:r>
        <w:rPr>
          <w:lang w:val="hu-HU"/>
        </w:rPr>
        <w:t xml:space="preserve"> </w:t>
      </w:r>
      <w:r w:rsidR="0035131F">
        <w:rPr>
          <w:lang w:val="hu-HU"/>
        </w:rPr>
        <w:t>közül a</w:t>
      </w:r>
      <w:r>
        <w:rPr>
          <w:lang w:val="hu-HU"/>
        </w:rPr>
        <w:t xml:space="preserve"> REST </w:t>
      </w:r>
      <w:r w:rsidR="0035131F">
        <w:rPr>
          <w:lang w:val="hu-HU"/>
        </w:rPr>
        <w:t xml:space="preserve">API-t használtam, az aplikáció tovább fejlesztéseként érdemes lenne használni </w:t>
      </w:r>
      <w:r>
        <w:rPr>
          <w:lang w:val="hu-HU"/>
        </w:rPr>
        <w:t>a Streaming</w:t>
      </w:r>
      <w:r w:rsidR="00F36FF1">
        <w:rPr>
          <w:lang w:val="hu-HU"/>
        </w:rPr>
        <w:t xml:space="preserve"> API-t</w:t>
      </w:r>
      <w:r w:rsidR="0035131F">
        <w:rPr>
          <w:lang w:val="hu-HU"/>
        </w:rPr>
        <w:t xml:space="preserve"> is</w:t>
      </w:r>
      <w:r>
        <w:rPr>
          <w:lang w:val="hu-HU"/>
        </w:rPr>
        <w:t xml:space="preserve">. </w:t>
      </w:r>
    </w:p>
    <w:p w:rsidR="00484C51" w:rsidRDefault="00F36FF1" w:rsidP="00484C51">
      <w:pPr>
        <w:rPr>
          <w:lang w:val="hu-HU"/>
        </w:rPr>
      </w:pPr>
      <w:r>
        <w:rPr>
          <w:lang w:val="hu-HU"/>
        </w:rPr>
        <w:t>A REST API bí</w:t>
      </w:r>
      <w:r w:rsidR="00484C51">
        <w:rPr>
          <w:lang w:val="hu-HU"/>
        </w:rPr>
        <w:t xml:space="preserve">ztositja a programokon keresztüli hozzáférést, olvasást és írást, a Twitter adataihoz. Létrehozhatunk új Tweet-et, olvashatjuk a </w:t>
      </w:r>
      <w:r w:rsidR="000A55BA">
        <w:rPr>
          <w:lang w:val="hu-HU"/>
        </w:rPr>
        <w:t xml:space="preserve">felhasználok </w:t>
      </w:r>
      <w:r w:rsidR="00484C51">
        <w:rPr>
          <w:lang w:val="hu-HU"/>
        </w:rPr>
        <w:t>profilját és a követők adatait,</w:t>
      </w:r>
      <w:r w:rsidR="000A55BA">
        <w:rPr>
          <w:lang w:val="hu-HU"/>
        </w:rPr>
        <w:t xml:space="preserve"> egyedi kereséseket hajthatunk végre</w:t>
      </w:r>
      <w:r w:rsidR="00484C51">
        <w:rPr>
          <w:lang w:val="hu-HU"/>
        </w:rPr>
        <w:t xml:space="preserve"> és sok minden egyebet. A REST API a felhasználók és  aplikácíok azonosítása az OAuth keresztül történik, a válaszok formátuma pe</w:t>
      </w:r>
      <w:r w:rsidR="0023708A">
        <w:rPr>
          <w:lang w:val="hu-HU"/>
        </w:rPr>
        <w:t>dig JSON.</w:t>
      </w:r>
    </w:p>
    <w:p w:rsidR="004A4642" w:rsidRPr="009C07CA" w:rsidRDefault="004A4642" w:rsidP="00484C51">
      <w:pPr>
        <w:rPr>
          <w:lang w:val="hu-HU"/>
        </w:rPr>
      </w:pPr>
      <w:r>
        <w:rPr>
          <w:lang w:val="hu-HU"/>
        </w:rPr>
        <w:t xml:space="preserve">A Search API része a Twitter 1.1v REST API-nak. </w:t>
      </w:r>
      <w:r w:rsidR="000A55BA">
        <w:rPr>
          <w:lang w:val="hu-HU"/>
        </w:rPr>
        <w:t>Ez az</w:t>
      </w:r>
      <w:r>
        <w:rPr>
          <w:lang w:val="hu-HU"/>
        </w:rPr>
        <w:t xml:space="preserve"> API lekérdezéseket biztosít a friss vagy népszerű Tweetekből és viselkedése hasonlít, de nem azonos a Twitter mobil vagy web kliensek Search funkciójával, mint például Twitter.com search. Fontos tudni azt, hogy a Search API fő célja a releváncia és nem a teljesség, azaz néhány Tweet és felhasználó lehet </w:t>
      </w:r>
      <w:r w:rsidR="00672789">
        <w:rPr>
          <w:lang w:val="hu-HU"/>
        </w:rPr>
        <w:t>hiányozni fog keresések futtatásakor. Ha a fő célunk a teljesség akkor használhatjuk a Search API helyett a Streaming API-t.</w:t>
      </w:r>
      <w:r w:rsidR="009C07CA">
        <w:rPr>
          <w:lang w:val="hu-HU"/>
        </w:rPr>
        <w:t xml:space="preserve"> A Search API limitálja a lekérdezések mértékét. Jelenleg, mint felhasználó 18</w:t>
      </w:r>
      <w:r w:rsidR="009C07CA">
        <w:rPr>
          <w:lang w:val="en-US"/>
        </w:rPr>
        <w:t>0 kérés/</w:t>
      </w:r>
      <w:r w:rsidR="009C07CA">
        <w:rPr>
          <w:lang w:val="hu-HU"/>
        </w:rPr>
        <w:t>lekérdezés 15 percnyi időtartamra. A csak-aplikáció azonositást használva, egy adott aplikáció</w:t>
      </w:r>
      <w:r w:rsidR="009C07CA">
        <w:rPr>
          <w:lang w:val="en-US"/>
        </w:rPr>
        <w:t xml:space="preserve"> 450 lekérdezés/</w:t>
      </w:r>
      <w:r w:rsidR="009C07CA">
        <w:rPr>
          <w:lang w:val="hu-HU"/>
        </w:rPr>
        <w:t xml:space="preserve">kérés 15 percnyi időtartamra </w:t>
      </w:r>
      <w:r w:rsidR="001759EF">
        <w:rPr>
          <w:lang w:val="hu-HU"/>
        </w:rPr>
        <w:t>a határ, aplikáción belül felhasználóra való tekintet nélkül.</w:t>
      </w:r>
    </w:p>
    <w:p w:rsidR="00672789" w:rsidRDefault="00F36FF1" w:rsidP="00484C51">
      <w:pPr>
        <w:rPr>
          <w:lang w:val="hu-HU"/>
        </w:rPr>
      </w:pPr>
      <w:r>
        <w:rPr>
          <w:lang w:val="hu-HU"/>
        </w:rPr>
        <w:t>A Streaming API alacsony lappangású hozzáférést ad a Twitter globálisan streamelt adataihoz</w:t>
      </w:r>
      <w:r w:rsidR="00F6280C">
        <w:rPr>
          <w:lang w:val="hu-HU"/>
        </w:rPr>
        <w:t>. Egy megfelelően implementált stream kliens  üzeneteket küld ahogy Tweetek jelennek meg vagy egyéb események történnek. A Twitter három típusú folyam célpontot kínál:</w:t>
      </w:r>
    </w:p>
    <w:p w:rsidR="00F6280C" w:rsidRPr="000A55BA" w:rsidRDefault="00F6280C" w:rsidP="000A55BA">
      <w:pPr>
        <w:pStyle w:val="ListParagraph"/>
        <w:numPr>
          <w:ilvl w:val="0"/>
          <w:numId w:val="23"/>
        </w:numPr>
        <w:rPr>
          <w:lang w:val="hu-HU"/>
        </w:rPr>
      </w:pPr>
      <w:r w:rsidRPr="000A55BA">
        <w:rPr>
          <w:lang w:val="hu-HU"/>
        </w:rPr>
        <w:lastRenderedPageBreak/>
        <w:t>Publikus folyam</w:t>
      </w:r>
      <w:r w:rsidR="00261BA1" w:rsidRPr="000A55BA">
        <w:rPr>
          <w:lang w:val="hu-HU"/>
        </w:rPr>
        <w:t>ok</w:t>
      </w:r>
      <w:r w:rsidRPr="000A55BA">
        <w:rPr>
          <w:lang w:val="hu-HU"/>
        </w:rPr>
        <w:t xml:space="preserve"> – A publikus adatok Twitteren keresztüli áramlatának  folyama. Megfelel ha bizonyos felhasználókat vagy topikokat szeretnénk követni, vagy adatbányászatnak.</w:t>
      </w:r>
    </w:p>
    <w:p w:rsidR="00F6280C" w:rsidRPr="000A55BA" w:rsidRDefault="00F6280C" w:rsidP="000A55BA">
      <w:pPr>
        <w:pStyle w:val="ListParagraph"/>
        <w:numPr>
          <w:ilvl w:val="0"/>
          <w:numId w:val="23"/>
        </w:numPr>
        <w:rPr>
          <w:lang w:val="hu-HU"/>
        </w:rPr>
      </w:pPr>
      <w:r w:rsidRPr="000A55BA">
        <w:rPr>
          <w:lang w:val="hu-HU"/>
        </w:rPr>
        <w:t>Felhasználó folyam</w:t>
      </w:r>
      <w:r w:rsidR="00261BA1" w:rsidRPr="000A55BA">
        <w:rPr>
          <w:lang w:val="hu-HU"/>
        </w:rPr>
        <w:t>ok</w:t>
      </w:r>
      <w:r w:rsidRPr="000A55BA">
        <w:rPr>
          <w:lang w:val="hu-HU"/>
        </w:rPr>
        <w:t xml:space="preserve"> – Egy-felhasználó folyam, tartalmazza az összes adato</w:t>
      </w:r>
      <w:r w:rsidR="00261BA1" w:rsidRPr="000A55BA">
        <w:rPr>
          <w:lang w:val="hu-HU"/>
        </w:rPr>
        <w:t>kat</w:t>
      </w:r>
      <w:r w:rsidRPr="000A55BA">
        <w:rPr>
          <w:lang w:val="hu-HU"/>
        </w:rPr>
        <w:t xml:space="preserve"> ami</w:t>
      </w:r>
      <w:r w:rsidR="00261BA1" w:rsidRPr="000A55BA">
        <w:rPr>
          <w:lang w:val="hu-HU"/>
        </w:rPr>
        <w:t xml:space="preserve"> a Twitteren</w:t>
      </w:r>
      <w:r w:rsidRPr="000A55BA">
        <w:rPr>
          <w:lang w:val="hu-HU"/>
        </w:rPr>
        <w:t xml:space="preserve"> megfelel egy felhasználó </w:t>
      </w:r>
      <w:r w:rsidR="00261BA1" w:rsidRPr="000A55BA">
        <w:rPr>
          <w:lang w:val="hu-HU"/>
        </w:rPr>
        <w:t>szempontjának.</w:t>
      </w:r>
    </w:p>
    <w:p w:rsidR="00261BA1" w:rsidRPr="000A55BA" w:rsidRDefault="00261BA1" w:rsidP="000A55BA">
      <w:pPr>
        <w:pStyle w:val="ListParagraph"/>
        <w:numPr>
          <w:ilvl w:val="0"/>
          <w:numId w:val="23"/>
        </w:numPr>
        <w:rPr>
          <w:lang w:val="hu-HU"/>
        </w:rPr>
      </w:pPr>
      <w:r w:rsidRPr="000A55BA">
        <w:rPr>
          <w:lang w:val="hu-HU"/>
        </w:rPr>
        <w:t>Oldal folyamok – A több-felhasználó változata a felhasználó folyamoknak. Az oldal folyamok azokat a szervereket célozzák amelyek a több felhasználó nevében kell kapcsolodjanak Twitterhez.</w:t>
      </w:r>
    </w:p>
    <w:p w:rsidR="00DF59F4" w:rsidRPr="00B24B7D" w:rsidRDefault="00B24B7D" w:rsidP="00B24B7D">
      <w:pPr>
        <w:rPr>
          <w:lang w:val="hu-HU"/>
        </w:rPr>
      </w:pPr>
      <w:r>
        <w:rPr>
          <w:lang w:val="hu-HU"/>
        </w:rPr>
        <w:t>A következő táblázat bemutatja az a</w:t>
      </w:r>
      <w:r w:rsidR="00DF59F4" w:rsidRPr="00BB3829">
        <w:rPr>
          <w:lang w:val="hu-HU"/>
        </w:rPr>
        <w:t>datbázis</w:t>
      </w:r>
      <w:r>
        <w:rPr>
          <w:lang w:val="hu-HU"/>
        </w:rPr>
        <w:t>ban szereplő táblákat, melyekbe az adatokat mentjük.</w:t>
      </w:r>
    </w:p>
    <w:tbl>
      <w:tblPr>
        <w:tblStyle w:val="LightList-Accent5"/>
        <w:tblW w:w="0" w:type="auto"/>
        <w:tblLook w:val="04A0" w:firstRow="1" w:lastRow="0" w:firstColumn="1" w:lastColumn="0" w:noHBand="0" w:noVBand="1"/>
      </w:tblPr>
      <w:tblGrid>
        <w:gridCol w:w="2943"/>
        <w:gridCol w:w="6345"/>
      </w:tblGrid>
      <w:tr w:rsidR="006365B7" w:rsidTr="00CC05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6365B7" w:rsidRDefault="006365B7" w:rsidP="002B2E90">
            <w:pPr>
              <w:jc w:val="center"/>
              <w:rPr>
                <w:lang w:val="hu-HU"/>
              </w:rPr>
            </w:pPr>
            <w:r>
              <w:rPr>
                <w:lang w:val="hu-HU"/>
              </w:rPr>
              <w:t>T</w:t>
            </w:r>
            <w:r w:rsidR="000F3EF8">
              <w:rPr>
                <w:lang w:val="hu-HU"/>
              </w:rPr>
              <w:t>áblanév</w:t>
            </w:r>
          </w:p>
        </w:tc>
        <w:tc>
          <w:tcPr>
            <w:tcW w:w="6345" w:type="dxa"/>
          </w:tcPr>
          <w:p w:rsidR="006365B7" w:rsidRDefault="000F3EF8" w:rsidP="002B2E90">
            <w:pPr>
              <w:jc w:val="center"/>
              <w:cnfStyle w:val="100000000000" w:firstRow="1" w:lastRow="0" w:firstColumn="0" w:lastColumn="0" w:oddVBand="0" w:evenVBand="0" w:oddHBand="0" w:evenHBand="0" w:firstRowFirstColumn="0" w:firstRowLastColumn="0" w:lastRowFirstColumn="0" w:lastRowLastColumn="0"/>
              <w:rPr>
                <w:lang w:val="hu-HU"/>
              </w:rPr>
            </w:pPr>
            <w:r>
              <w:rPr>
                <w:lang w:val="hu-HU"/>
              </w:rPr>
              <w:t>Magyarázat</w:t>
            </w:r>
          </w:p>
        </w:tc>
      </w:tr>
      <w:tr w:rsidR="006365B7" w:rsidTr="00CC0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6365B7" w:rsidRDefault="000F3EF8" w:rsidP="006365B7">
            <w:pPr>
              <w:rPr>
                <w:lang w:val="hu-HU"/>
              </w:rPr>
            </w:pPr>
            <w:r>
              <w:rPr>
                <w:lang w:val="hu-HU"/>
              </w:rPr>
              <w:t>Category</w:t>
            </w:r>
          </w:p>
        </w:tc>
        <w:tc>
          <w:tcPr>
            <w:tcW w:w="6345" w:type="dxa"/>
          </w:tcPr>
          <w:p w:rsidR="006365B7" w:rsidRDefault="000F3EF8" w:rsidP="006365B7">
            <w:pPr>
              <w:cnfStyle w:val="000000100000" w:firstRow="0" w:lastRow="0" w:firstColumn="0" w:lastColumn="0" w:oddVBand="0" w:evenVBand="0" w:oddHBand="1" w:evenHBand="0" w:firstRowFirstColumn="0" w:firstRowLastColumn="0" w:lastRowFirstColumn="0" w:lastRowLastColumn="0"/>
              <w:rPr>
                <w:lang w:val="hu-HU"/>
              </w:rPr>
            </w:pPr>
            <w:r>
              <w:rPr>
                <w:lang w:val="hu-HU"/>
              </w:rPr>
              <w:t>Tartalmazza a kategóriákat. Pl. Járművek, politikusok, teniszezők,...</w:t>
            </w:r>
          </w:p>
        </w:tc>
      </w:tr>
      <w:tr w:rsidR="006365B7" w:rsidTr="00CC058B">
        <w:tc>
          <w:tcPr>
            <w:cnfStyle w:val="001000000000" w:firstRow="0" w:lastRow="0" w:firstColumn="1" w:lastColumn="0" w:oddVBand="0" w:evenVBand="0" w:oddHBand="0" w:evenHBand="0" w:firstRowFirstColumn="0" w:firstRowLastColumn="0" w:lastRowFirstColumn="0" w:lastRowLastColumn="0"/>
            <w:tcW w:w="2943" w:type="dxa"/>
          </w:tcPr>
          <w:p w:rsidR="006365B7" w:rsidRDefault="000F3EF8" w:rsidP="006365B7">
            <w:pPr>
              <w:rPr>
                <w:lang w:val="hu-HU"/>
              </w:rPr>
            </w:pPr>
            <w:r>
              <w:rPr>
                <w:lang w:val="hu-HU"/>
              </w:rPr>
              <w:t>Keyword</w:t>
            </w:r>
          </w:p>
        </w:tc>
        <w:tc>
          <w:tcPr>
            <w:tcW w:w="6345" w:type="dxa"/>
          </w:tcPr>
          <w:p w:rsidR="000F3EF8" w:rsidRDefault="000F3EF8" w:rsidP="006365B7">
            <w:pPr>
              <w:cnfStyle w:val="000000000000" w:firstRow="0" w:lastRow="0" w:firstColumn="0" w:lastColumn="0" w:oddVBand="0" w:evenVBand="0" w:oddHBand="0" w:evenHBand="0" w:firstRowFirstColumn="0" w:firstRowLastColumn="0" w:lastRowFirstColumn="0" w:lastRowLastColumn="0"/>
              <w:rPr>
                <w:lang w:val="hu-HU"/>
              </w:rPr>
            </w:pPr>
            <w:r>
              <w:rPr>
                <w:lang w:val="hu-HU"/>
              </w:rPr>
              <w:t xml:space="preserve">Tartalmazza a kulcsszavakat a megfelelő kategoriáknak. </w:t>
            </w:r>
          </w:p>
          <w:p w:rsidR="006365B7" w:rsidRDefault="000F3EF8" w:rsidP="000F3EF8">
            <w:pPr>
              <w:cnfStyle w:val="000000000000" w:firstRow="0" w:lastRow="0" w:firstColumn="0" w:lastColumn="0" w:oddVBand="0" w:evenVBand="0" w:oddHBand="0" w:evenHBand="0" w:firstRowFirstColumn="0" w:firstRowLastColumn="0" w:lastRowFirstColumn="0" w:lastRowLastColumn="0"/>
              <w:rPr>
                <w:lang w:val="hu-HU"/>
              </w:rPr>
            </w:pPr>
            <w:r>
              <w:rPr>
                <w:lang w:val="hu-HU"/>
              </w:rPr>
              <w:t>Pl. Audi, VW, Ford, Mercedes (járművek)</w:t>
            </w:r>
          </w:p>
        </w:tc>
      </w:tr>
      <w:tr w:rsidR="006365B7" w:rsidTr="00CC0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6365B7" w:rsidRDefault="000F3EF8" w:rsidP="006365B7">
            <w:pPr>
              <w:rPr>
                <w:lang w:val="hu-HU"/>
              </w:rPr>
            </w:pPr>
            <w:r>
              <w:rPr>
                <w:lang w:val="hu-HU"/>
              </w:rPr>
              <w:t>Characteristic</w:t>
            </w:r>
          </w:p>
        </w:tc>
        <w:tc>
          <w:tcPr>
            <w:tcW w:w="6345" w:type="dxa"/>
          </w:tcPr>
          <w:p w:rsidR="006365B7" w:rsidRDefault="000F3EF8" w:rsidP="006365B7">
            <w:pPr>
              <w:cnfStyle w:val="000000100000" w:firstRow="0" w:lastRow="0" w:firstColumn="0" w:lastColumn="0" w:oddVBand="0" w:evenVBand="0" w:oddHBand="1" w:evenHBand="0" w:firstRowFirstColumn="0" w:firstRowLastColumn="0" w:lastRowFirstColumn="0" w:lastRowLastColumn="0"/>
              <w:rPr>
                <w:lang w:val="hu-HU"/>
              </w:rPr>
            </w:pPr>
            <w:r>
              <w:rPr>
                <w:lang w:val="hu-HU"/>
              </w:rPr>
              <w:t>Tartalmazza a tulajdonságokat a megfelelő kategoriáknak.</w:t>
            </w:r>
          </w:p>
          <w:p w:rsidR="000F3EF8" w:rsidRDefault="000F3EF8" w:rsidP="006365B7">
            <w:pPr>
              <w:cnfStyle w:val="000000100000" w:firstRow="0" w:lastRow="0" w:firstColumn="0" w:lastColumn="0" w:oddVBand="0" w:evenVBand="0" w:oddHBand="1" w:evenHBand="0" w:firstRowFirstColumn="0" w:firstRowLastColumn="0" w:lastRowFirstColumn="0" w:lastRowLastColumn="0"/>
              <w:rPr>
                <w:lang w:val="hu-HU"/>
              </w:rPr>
            </w:pPr>
            <w:r>
              <w:rPr>
                <w:lang w:val="hu-HU"/>
              </w:rPr>
              <w:t>Pl. Motor, kapcsolószekrény, kényelem (járművek)</w:t>
            </w:r>
          </w:p>
        </w:tc>
      </w:tr>
      <w:tr w:rsidR="006365B7" w:rsidTr="00CC058B">
        <w:tc>
          <w:tcPr>
            <w:cnfStyle w:val="001000000000" w:firstRow="0" w:lastRow="0" w:firstColumn="1" w:lastColumn="0" w:oddVBand="0" w:evenVBand="0" w:oddHBand="0" w:evenHBand="0" w:firstRowFirstColumn="0" w:firstRowLastColumn="0" w:lastRowFirstColumn="0" w:lastRowLastColumn="0"/>
            <w:tcW w:w="2943" w:type="dxa"/>
          </w:tcPr>
          <w:p w:rsidR="006365B7" w:rsidRDefault="000F3EF8" w:rsidP="006365B7">
            <w:pPr>
              <w:rPr>
                <w:lang w:val="hu-HU"/>
              </w:rPr>
            </w:pPr>
            <w:r>
              <w:rPr>
                <w:lang w:val="hu-HU"/>
              </w:rPr>
              <w:t>Synonym</w:t>
            </w:r>
          </w:p>
        </w:tc>
        <w:tc>
          <w:tcPr>
            <w:tcW w:w="6345" w:type="dxa"/>
          </w:tcPr>
          <w:p w:rsidR="006365B7" w:rsidRDefault="000F3EF8" w:rsidP="006365B7">
            <w:pPr>
              <w:cnfStyle w:val="000000000000" w:firstRow="0" w:lastRow="0" w:firstColumn="0" w:lastColumn="0" w:oddVBand="0" w:evenVBand="0" w:oddHBand="0" w:evenHBand="0" w:firstRowFirstColumn="0" w:firstRowLastColumn="0" w:lastRowFirstColumn="0" w:lastRowLastColumn="0"/>
              <w:rPr>
                <w:lang w:val="hu-HU"/>
              </w:rPr>
            </w:pPr>
            <w:r>
              <w:rPr>
                <w:lang w:val="hu-HU"/>
              </w:rPr>
              <w:t>Tartalmazza a szinonimákat a megfelelő kulcsszavaknak.</w:t>
            </w:r>
          </w:p>
          <w:p w:rsidR="000F3EF8" w:rsidRDefault="000F3EF8" w:rsidP="006365B7">
            <w:pPr>
              <w:cnfStyle w:val="000000000000" w:firstRow="0" w:lastRow="0" w:firstColumn="0" w:lastColumn="0" w:oddVBand="0" w:evenVBand="0" w:oddHBand="0" w:evenHBand="0" w:firstRowFirstColumn="0" w:firstRowLastColumn="0" w:lastRowFirstColumn="0" w:lastRowLastColumn="0"/>
              <w:rPr>
                <w:lang w:val="hu-HU"/>
              </w:rPr>
            </w:pPr>
            <w:r>
              <w:rPr>
                <w:lang w:val="hu-HU"/>
              </w:rPr>
              <w:t>Pl. A4, A6, Quatro (Audi)</w:t>
            </w:r>
          </w:p>
        </w:tc>
      </w:tr>
      <w:tr w:rsidR="006365B7" w:rsidTr="00CC0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6365B7" w:rsidRDefault="000F3EF8" w:rsidP="006365B7">
            <w:pPr>
              <w:rPr>
                <w:lang w:val="hu-HU"/>
              </w:rPr>
            </w:pPr>
            <w:r>
              <w:rPr>
                <w:lang w:val="hu-HU"/>
              </w:rPr>
              <w:t>TweetWebDataType</w:t>
            </w:r>
          </w:p>
        </w:tc>
        <w:tc>
          <w:tcPr>
            <w:tcW w:w="6345" w:type="dxa"/>
          </w:tcPr>
          <w:p w:rsidR="006365B7" w:rsidRDefault="000F3EF8" w:rsidP="006365B7">
            <w:pPr>
              <w:cnfStyle w:val="000000100000" w:firstRow="0" w:lastRow="0" w:firstColumn="0" w:lastColumn="0" w:oddVBand="0" w:evenVBand="0" w:oddHBand="1" w:evenHBand="0" w:firstRowFirstColumn="0" w:firstRowLastColumn="0" w:lastRowFirstColumn="0" w:lastRowLastColumn="0"/>
              <w:rPr>
                <w:lang w:val="hu-HU"/>
              </w:rPr>
            </w:pPr>
            <w:r>
              <w:rPr>
                <w:lang w:val="hu-HU"/>
              </w:rPr>
              <w:t>Tartalmazza a letöltött adatok forrás-tipusát.</w:t>
            </w:r>
          </w:p>
        </w:tc>
      </w:tr>
      <w:tr w:rsidR="006365B7" w:rsidTr="00CC058B">
        <w:tc>
          <w:tcPr>
            <w:cnfStyle w:val="001000000000" w:firstRow="0" w:lastRow="0" w:firstColumn="1" w:lastColumn="0" w:oddVBand="0" w:evenVBand="0" w:oddHBand="0" w:evenHBand="0" w:firstRowFirstColumn="0" w:firstRowLastColumn="0" w:lastRowFirstColumn="0" w:lastRowLastColumn="0"/>
            <w:tcW w:w="2943" w:type="dxa"/>
          </w:tcPr>
          <w:p w:rsidR="006365B7" w:rsidRDefault="000F3EF8" w:rsidP="006365B7">
            <w:pPr>
              <w:rPr>
                <w:lang w:val="hu-HU"/>
              </w:rPr>
            </w:pPr>
            <w:r>
              <w:rPr>
                <w:lang w:val="hu-HU"/>
              </w:rPr>
              <w:t>Tweet</w:t>
            </w:r>
          </w:p>
        </w:tc>
        <w:tc>
          <w:tcPr>
            <w:tcW w:w="6345" w:type="dxa"/>
          </w:tcPr>
          <w:p w:rsidR="006365B7" w:rsidRDefault="000F3EF8" w:rsidP="006365B7">
            <w:pPr>
              <w:cnfStyle w:val="000000000000" w:firstRow="0" w:lastRow="0" w:firstColumn="0" w:lastColumn="0" w:oddVBand="0" w:evenVBand="0" w:oddHBand="0" w:evenHBand="0" w:firstRowFirstColumn="0" w:firstRowLastColumn="0" w:lastRowFirstColumn="0" w:lastRowLastColumn="0"/>
              <w:rPr>
                <w:lang w:val="hu-HU"/>
              </w:rPr>
            </w:pPr>
            <w:r>
              <w:rPr>
                <w:lang w:val="hu-HU"/>
              </w:rPr>
              <w:t>Tartalmazza a letöltött Tweeteket.</w:t>
            </w:r>
          </w:p>
        </w:tc>
      </w:tr>
      <w:tr w:rsidR="006365B7" w:rsidTr="00CC0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6365B7" w:rsidRDefault="000F3EF8" w:rsidP="006365B7">
            <w:pPr>
              <w:rPr>
                <w:lang w:val="hu-HU"/>
              </w:rPr>
            </w:pPr>
            <w:r>
              <w:rPr>
                <w:lang w:val="hu-HU"/>
              </w:rPr>
              <w:t>TweetSynonym</w:t>
            </w:r>
          </w:p>
        </w:tc>
        <w:tc>
          <w:tcPr>
            <w:tcW w:w="6345" w:type="dxa"/>
          </w:tcPr>
          <w:p w:rsidR="006365B7" w:rsidRDefault="000F3EF8" w:rsidP="006365B7">
            <w:pPr>
              <w:cnfStyle w:val="000000100000" w:firstRow="0" w:lastRow="0" w:firstColumn="0" w:lastColumn="0" w:oddVBand="0" w:evenVBand="0" w:oddHBand="1" w:evenHBand="0" w:firstRowFirstColumn="0" w:firstRowLastColumn="0" w:lastRowFirstColumn="0" w:lastRowLastColumn="0"/>
              <w:rPr>
                <w:lang w:val="hu-HU"/>
              </w:rPr>
            </w:pPr>
            <w:r>
              <w:rPr>
                <w:lang w:val="hu-HU"/>
              </w:rPr>
              <w:t>Segéd-tábla amely párositja a letöltött tweeteket és a tweet szövegében szereplő szinonimákat.</w:t>
            </w:r>
          </w:p>
        </w:tc>
      </w:tr>
      <w:tr w:rsidR="000F3EF8" w:rsidTr="00CC058B">
        <w:tc>
          <w:tcPr>
            <w:cnfStyle w:val="001000000000" w:firstRow="0" w:lastRow="0" w:firstColumn="1" w:lastColumn="0" w:oddVBand="0" w:evenVBand="0" w:oddHBand="0" w:evenHBand="0" w:firstRowFirstColumn="0" w:firstRowLastColumn="0" w:lastRowFirstColumn="0" w:lastRowLastColumn="0"/>
            <w:tcW w:w="2943" w:type="dxa"/>
          </w:tcPr>
          <w:p w:rsidR="000F3EF8" w:rsidRDefault="000F3EF8" w:rsidP="006365B7">
            <w:pPr>
              <w:rPr>
                <w:lang w:val="hu-HU"/>
              </w:rPr>
            </w:pPr>
            <w:r>
              <w:rPr>
                <w:lang w:val="hu-HU"/>
              </w:rPr>
              <w:t>WebData</w:t>
            </w:r>
          </w:p>
        </w:tc>
        <w:tc>
          <w:tcPr>
            <w:tcW w:w="6345" w:type="dxa"/>
          </w:tcPr>
          <w:p w:rsidR="000F3EF8" w:rsidRDefault="000F3EF8" w:rsidP="006365B7">
            <w:pPr>
              <w:cnfStyle w:val="000000000000" w:firstRow="0" w:lastRow="0" w:firstColumn="0" w:lastColumn="0" w:oddVBand="0" w:evenVBand="0" w:oddHBand="0" w:evenHBand="0" w:firstRowFirstColumn="0" w:firstRowLastColumn="0" w:lastRowFirstColumn="0" w:lastRowLastColumn="0"/>
              <w:rPr>
                <w:lang w:val="hu-HU"/>
              </w:rPr>
            </w:pPr>
            <w:r>
              <w:rPr>
                <w:lang w:val="hu-HU"/>
              </w:rPr>
              <w:t>Tartalmazza a web-oldalakról letöltött adatokat.</w:t>
            </w:r>
          </w:p>
        </w:tc>
      </w:tr>
      <w:tr w:rsidR="007E5134" w:rsidTr="00CC0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7E5134" w:rsidRDefault="007E5134" w:rsidP="006365B7">
            <w:pPr>
              <w:rPr>
                <w:lang w:val="hu-HU"/>
              </w:rPr>
            </w:pPr>
            <w:r>
              <w:rPr>
                <w:lang w:val="hu-HU"/>
              </w:rPr>
              <w:t>WebDataSynonym</w:t>
            </w:r>
          </w:p>
        </w:tc>
        <w:tc>
          <w:tcPr>
            <w:tcW w:w="6345" w:type="dxa"/>
          </w:tcPr>
          <w:p w:rsidR="007E5134" w:rsidRDefault="007E5134" w:rsidP="007E5134">
            <w:pPr>
              <w:cnfStyle w:val="000000100000" w:firstRow="0" w:lastRow="0" w:firstColumn="0" w:lastColumn="0" w:oddVBand="0" w:evenVBand="0" w:oddHBand="1" w:evenHBand="0" w:firstRowFirstColumn="0" w:firstRowLastColumn="0" w:lastRowFirstColumn="0" w:lastRowLastColumn="0"/>
              <w:rPr>
                <w:lang w:val="hu-HU"/>
              </w:rPr>
            </w:pPr>
            <w:r>
              <w:rPr>
                <w:lang w:val="hu-HU"/>
              </w:rPr>
              <w:t>Segéd-tábla amely párositja a web-oldalakról letöltött adatokat és a ezeknek a szövegében szereplő szinonimákat.</w:t>
            </w:r>
          </w:p>
        </w:tc>
      </w:tr>
      <w:tr w:rsidR="007E5134" w:rsidTr="00CC058B">
        <w:tc>
          <w:tcPr>
            <w:cnfStyle w:val="001000000000" w:firstRow="0" w:lastRow="0" w:firstColumn="1" w:lastColumn="0" w:oddVBand="0" w:evenVBand="0" w:oddHBand="0" w:evenHBand="0" w:firstRowFirstColumn="0" w:firstRowLastColumn="0" w:lastRowFirstColumn="0" w:lastRowLastColumn="0"/>
            <w:tcW w:w="2943" w:type="dxa"/>
          </w:tcPr>
          <w:p w:rsidR="007E5134" w:rsidRDefault="007E5134" w:rsidP="006365B7">
            <w:pPr>
              <w:rPr>
                <w:lang w:val="hu-HU"/>
              </w:rPr>
            </w:pPr>
            <w:r>
              <w:rPr>
                <w:lang w:val="hu-HU"/>
              </w:rPr>
              <w:t>EvaluatedResult</w:t>
            </w:r>
          </w:p>
        </w:tc>
        <w:tc>
          <w:tcPr>
            <w:tcW w:w="6345" w:type="dxa"/>
          </w:tcPr>
          <w:p w:rsidR="007E5134" w:rsidRDefault="007E5134" w:rsidP="007E5134">
            <w:pPr>
              <w:cnfStyle w:val="000000000000" w:firstRow="0" w:lastRow="0" w:firstColumn="0" w:lastColumn="0" w:oddVBand="0" w:evenVBand="0" w:oddHBand="0" w:evenHBand="0" w:firstRowFirstColumn="0" w:firstRowLastColumn="0" w:lastRowFirstColumn="0" w:lastRowLastColumn="0"/>
              <w:rPr>
                <w:lang w:val="hu-HU"/>
              </w:rPr>
            </w:pPr>
            <w:r>
              <w:rPr>
                <w:lang w:val="hu-HU"/>
              </w:rPr>
              <w:t>Tartalmazza az érzelmi kiértékelések eredményeit.</w:t>
            </w:r>
          </w:p>
        </w:tc>
      </w:tr>
      <w:tr w:rsidR="007E5134" w:rsidTr="00CC0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7E5134" w:rsidRDefault="007E5134" w:rsidP="006365B7">
            <w:pPr>
              <w:rPr>
                <w:lang w:val="hu-HU"/>
              </w:rPr>
            </w:pPr>
            <w:r>
              <w:rPr>
                <w:lang w:val="hu-HU"/>
              </w:rPr>
              <w:t>WinServices</w:t>
            </w:r>
          </w:p>
        </w:tc>
        <w:tc>
          <w:tcPr>
            <w:tcW w:w="6345" w:type="dxa"/>
          </w:tcPr>
          <w:p w:rsidR="007E5134" w:rsidRDefault="007E5134" w:rsidP="007E5134">
            <w:pPr>
              <w:cnfStyle w:val="000000100000" w:firstRow="0" w:lastRow="0" w:firstColumn="0" w:lastColumn="0" w:oddVBand="0" w:evenVBand="0" w:oddHBand="1" w:evenHBand="0" w:firstRowFirstColumn="0" w:firstRowLastColumn="0" w:lastRowFirstColumn="0" w:lastRowLastColumn="0"/>
              <w:rPr>
                <w:lang w:val="hu-HU"/>
              </w:rPr>
            </w:pPr>
            <w:r>
              <w:rPr>
                <w:lang w:val="hu-HU"/>
              </w:rPr>
              <w:t>Tartalmazza az aplikáció által futtatott szervizek állapotát.</w:t>
            </w:r>
          </w:p>
          <w:p w:rsidR="00CC058B" w:rsidRDefault="00CC058B" w:rsidP="00CC058B">
            <w:pPr>
              <w:cnfStyle w:val="000000100000" w:firstRow="0" w:lastRow="0" w:firstColumn="0" w:lastColumn="0" w:oddVBand="0" w:evenVBand="0" w:oddHBand="1" w:evenHBand="0" w:firstRowFirstColumn="0" w:firstRowLastColumn="0" w:lastRowFirstColumn="0" w:lastRowLastColumn="0"/>
              <w:rPr>
                <w:lang w:val="hu-HU"/>
              </w:rPr>
            </w:pPr>
            <w:r>
              <w:rPr>
                <w:lang w:val="hu-HU"/>
              </w:rPr>
              <w:t>Pl. Tweet Downloader, TweetStreamDownloader, Sentiment Analyzer</w:t>
            </w:r>
          </w:p>
        </w:tc>
      </w:tr>
    </w:tbl>
    <w:p w:rsidR="006365B7" w:rsidRPr="006365B7" w:rsidRDefault="006216AC" w:rsidP="006365B7">
      <w:pPr>
        <w:rPr>
          <w:lang w:val="hu-HU"/>
        </w:rPr>
      </w:pPr>
      <w:r>
        <w:rPr>
          <w:lang w:val="hu-HU"/>
        </w:rPr>
        <w:t>A következő ábrán látható az adatbázis egyed-kapcsolat diagrammja:</w:t>
      </w:r>
    </w:p>
    <w:p w:rsidR="007C21F9" w:rsidRPr="007C21F9" w:rsidRDefault="007C21F9" w:rsidP="007C21F9">
      <w:pPr>
        <w:rPr>
          <w:lang w:val="hu-HU"/>
        </w:rPr>
      </w:pPr>
      <w:r>
        <w:rPr>
          <w:noProof/>
          <w:lang w:eastAsia="ro-RO"/>
        </w:rPr>
        <w:lastRenderedPageBreak/>
        <w:drawing>
          <wp:inline distT="0" distB="0" distL="0" distR="0" wp14:anchorId="09B4E791" wp14:editId="7C245866">
            <wp:extent cx="5760720" cy="33699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_schema.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369945"/>
                    </a:xfrm>
                    <a:prstGeom prst="rect">
                      <a:avLst/>
                    </a:prstGeom>
                  </pic:spPr>
                </pic:pic>
              </a:graphicData>
            </a:graphic>
          </wp:inline>
        </w:drawing>
      </w:r>
    </w:p>
    <w:p w:rsidR="007C24B1" w:rsidRPr="007C24B1" w:rsidRDefault="007C24B1" w:rsidP="007C24B1">
      <w:pPr>
        <w:rPr>
          <w:lang w:val="hu-HU"/>
        </w:rPr>
      </w:pPr>
      <w:r>
        <w:rPr>
          <w:lang w:val="hu-HU"/>
        </w:rPr>
        <w:t>A Tweet-gyűjtést egy külön projekt látja el, melynek szerepe a Twitter-ről letölteni azokat a tweeteket amelyek megfelelnek a keresési kritériumoknak és ezeknek az elmentése saját adatbázisba. Ez a projekt szervízként fut az applikáción belül és az adminisztrációs felületről indítható el illetve állítható meg.</w:t>
      </w:r>
    </w:p>
    <w:p w:rsidR="00824287" w:rsidRPr="00824287" w:rsidRDefault="00824287" w:rsidP="00824287">
      <w:pPr>
        <w:rPr>
          <w:lang w:val="hu-HU"/>
        </w:rPr>
      </w:pPr>
      <w:r>
        <w:rPr>
          <w:noProof/>
          <w:lang w:eastAsia="ro-RO"/>
        </w:rPr>
        <w:drawing>
          <wp:inline distT="0" distB="0" distL="0" distR="0" wp14:anchorId="19604023" wp14:editId="1C893497">
            <wp:extent cx="5939790" cy="282130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eet_gyujto_osztaly_diagramm_kapcsolatok.png"/>
                    <pic:cNvPicPr/>
                  </pic:nvPicPr>
                  <pic:blipFill>
                    <a:blip r:embed="rId26">
                      <a:extLst>
                        <a:ext uri="{28A0092B-C50C-407E-A947-70E740481C1C}">
                          <a14:useLocalDpi xmlns:a14="http://schemas.microsoft.com/office/drawing/2010/main" val="0"/>
                        </a:ext>
                      </a:extLst>
                    </a:blip>
                    <a:stretch>
                      <a:fillRect/>
                    </a:stretch>
                  </pic:blipFill>
                  <pic:spPr>
                    <a:xfrm>
                      <a:off x="0" y="0"/>
                      <a:ext cx="5939790" cy="2821305"/>
                    </a:xfrm>
                    <a:prstGeom prst="rect">
                      <a:avLst/>
                    </a:prstGeom>
                  </pic:spPr>
                </pic:pic>
              </a:graphicData>
            </a:graphic>
          </wp:inline>
        </w:drawing>
      </w:r>
    </w:p>
    <w:p w:rsidR="00754157" w:rsidRDefault="007C24B1" w:rsidP="00754157">
      <w:pPr>
        <w:rPr>
          <w:lang w:val="hu-HU"/>
        </w:rPr>
      </w:pPr>
      <w:r>
        <w:rPr>
          <w:lang w:val="hu-HU"/>
        </w:rPr>
        <w:t xml:space="preserve">A Tweet gyűjtési projekt </w:t>
      </w:r>
      <w:r w:rsidR="00754157">
        <w:rPr>
          <w:lang w:val="hu-HU"/>
        </w:rPr>
        <w:t>osztályai a követkekzők:</w:t>
      </w:r>
    </w:p>
    <w:p w:rsidR="00A32F3E" w:rsidRDefault="00754157" w:rsidP="00754157">
      <w:pPr>
        <w:rPr>
          <w:lang w:val="hu-HU"/>
        </w:rPr>
      </w:pPr>
      <w:r w:rsidRPr="000B4691">
        <w:rPr>
          <w:b/>
          <w:lang w:val="hu-HU"/>
        </w:rPr>
        <w:t>TweetDownloaderService</w:t>
      </w:r>
      <w:r w:rsidR="007C24B1">
        <w:rPr>
          <w:b/>
          <w:lang w:val="hu-HU"/>
        </w:rPr>
        <w:t xml:space="preserve"> </w:t>
      </w:r>
      <w:r>
        <w:rPr>
          <w:lang w:val="hu-HU"/>
        </w:rPr>
        <w:t xml:space="preserve"> </w:t>
      </w:r>
      <w:r w:rsidR="007C24B1">
        <w:rPr>
          <w:lang w:val="hu-HU"/>
        </w:rPr>
        <w:t>osztály a</w:t>
      </w:r>
      <w:r>
        <w:rPr>
          <w:lang w:val="hu-HU"/>
        </w:rPr>
        <w:t xml:space="preserve"> ServiceBase osztályt egészíti ki</w:t>
      </w:r>
      <w:r w:rsidR="000B4691">
        <w:rPr>
          <w:lang w:val="hu-HU"/>
        </w:rPr>
        <w:t>, szerepe a tweetek letöltés</w:t>
      </w:r>
      <w:r w:rsidR="007C24B1">
        <w:rPr>
          <w:lang w:val="hu-HU"/>
        </w:rPr>
        <w:t>i folyamatának az elindítása és megállítása</w:t>
      </w:r>
      <w:r w:rsidR="000B4691">
        <w:rPr>
          <w:lang w:val="hu-HU"/>
        </w:rPr>
        <w:t xml:space="preserve">. </w:t>
      </w:r>
      <w:r w:rsidR="00A32F3E">
        <w:rPr>
          <w:lang w:val="hu-HU"/>
        </w:rPr>
        <w:t xml:space="preserve">A _timer adattaggal időzítjük azt az időközt amikor leellenőrizzük az adatbázisban a letöltés engedélyezve van-e vagy nem.  A _dao adattag </w:t>
      </w:r>
      <w:r w:rsidR="00DA7F64">
        <w:rPr>
          <w:lang w:val="hu-HU"/>
        </w:rPr>
        <w:t>biztosí</w:t>
      </w:r>
      <w:r w:rsidR="00A32F3E">
        <w:rPr>
          <w:lang w:val="hu-HU"/>
        </w:rPr>
        <w:t xml:space="preserve">tja a kapcsolatot az adatbázisban lévő táblával amelyben tároljuk a tweet gyűjtési folyamat </w:t>
      </w:r>
      <w:r w:rsidR="00A32F3E">
        <w:rPr>
          <w:lang w:val="hu-HU"/>
        </w:rPr>
        <w:lastRenderedPageBreak/>
        <w:t xml:space="preserve">engedélyezését. A _coordinator adattag </w:t>
      </w:r>
      <w:r w:rsidR="00774059">
        <w:rPr>
          <w:lang w:val="hu-HU"/>
        </w:rPr>
        <w:t>segítségével fogjuk a tweet letöltési folyamatát elindítani vagy megállítani. A _logger adattag szerepe a tweet gyűjtési folyamat során egy fájlba feljegyezni a végrehajtott műveleteket és ezeknek az eredményeit.</w:t>
      </w:r>
    </w:p>
    <w:p w:rsidR="00774059" w:rsidRDefault="00774059" w:rsidP="00754157">
      <w:pPr>
        <w:rPr>
          <w:lang w:val="hu-HU"/>
        </w:rPr>
      </w:pPr>
      <w:r>
        <w:rPr>
          <w:lang w:val="hu-HU"/>
        </w:rPr>
        <w:t xml:space="preserve">Az OnStart </w:t>
      </w:r>
      <w:r w:rsidR="001975D7">
        <w:rPr>
          <w:lang w:val="hu-HU"/>
        </w:rPr>
        <w:t>metodús</w:t>
      </w:r>
      <w:r>
        <w:rPr>
          <w:lang w:val="hu-HU"/>
        </w:rPr>
        <w:t xml:space="preserve"> inicializálja a _timer,_dao,_logger és _coordinator adattagokat és a </w:t>
      </w:r>
      <w:r w:rsidR="00571698">
        <w:rPr>
          <w:lang w:val="hu-HU"/>
        </w:rPr>
        <w:t xml:space="preserve">_timer időzítő segítségével meghívja a beállított időközönként a timer_Elapsed </w:t>
      </w:r>
      <w:r w:rsidR="001975D7">
        <w:rPr>
          <w:lang w:val="hu-HU"/>
        </w:rPr>
        <w:t>metodús</w:t>
      </w:r>
      <w:r w:rsidR="00571698">
        <w:rPr>
          <w:lang w:val="hu-HU"/>
        </w:rPr>
        <w:t xml:space="preserve">t. A timer_Elapsed </w:t>
      </w:r>
      <w:r w:rsidR="001975D7">
        <w:rPr>
          <w:lang w:val="hu-HU"/>
        </w:rPr>
        <w:t>metodús</w:t>
      </w:r>
      <w:r w:rsidR="00571698">
        <w:rPr>
          <w:lang w:val="hu-HU"/>
        </w:rPr>
        <w:t xml:space="preserve"> a _dao adattagon keresztül kiolvassa az adatbázisból, hogy a tweet gyűjtés engedélyezve van-e vagy nem,</w:t>
      </w:r>
      <w:r w:rsidR="00F047B8">
        <w:rPr>
          <w:lang w:val="hu-HU"/>
        </w:rPr>
        <w:t xml:space="preserve"> ezt elmenti egy változóba, majd az újabb időközönként ellenőrzi </w:t>
      </w:r>
      <w:r w:rsidR="0083602F">
        <w:rPr>
          <w:lang w:val="hu-HU"/>
        </w:rPr>
        <w:t>ha változott az engedélyezés állapota, ha változás történt akkor az  engedélyezés állapotának</w:t>
      </w:r>
      <w:r w:rsidR="00571698">
        <w:rPr>
          <w:lang w:val="hu-HU"/>
        </w:rPr>
        <w:t xml:space="preserve"> függvényében loggolja a kapott beállításnak az állapotát és a _coordinator adattagon keresztül elindítja vagy megállítja a tweet gyűjtési folyamatot. Az OnStop </w:t>
      </w:r>
      <w:r w:rsidR="001975D7">
        <w:rPr>
          <w:lang w:val="hu-HU"/>
        </w:rPr>
        <w:t>metodús</w:t>
      </w:r>
      <w:r w:rsidR="00571698">
        <w:rPr>
          <w:lang w:val="hu-HU"/>
        </w:rPr>
        <w:t xml:space="preserve"> a _coordinator adattagon keresztül leállítja a tweet gyűjtési folyamatot.</w:t>
      </w:r>
    </w:p>
    <w:p w:rsidR="00CA6576" w:rsidRDefault="00CA6576" w:rsidP="00CA6576">
      <w:pPr>
        <w:jc w:val="center"/>
        <w:rPr>
          <w:lang w:val="hu-HU"/>
        </w:rPr>
      </w:pPr>
      <w:r>
        <w:rPr>
          <w:noProof/>
          <w:lang w:eastAsia="ro-RO"/>
        </w:rPr>
        <w:drawing>
          <wp:inline distT="0" distB="0" distL="0" distR="0" wp14:anchorId="56B34F55" wp14:editId="37F75ED9">
            <wp:extent cx="4095750" cy="1809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eetDownloaderService_osztaly_diagram.png"/>
                    <pic:cNvPicPr/>
                  </pic:nvPicPr>
                  <pic:blipFill>
                    <a:blip r:embed="rId27">
                      <a:extLst>
                        <a:ext uri="{28A0092B-C50C-407E-A947-70E740481C1C}">
                          <a14:useLocalDpi xmlns:a14="http://schemas.microsoft.com/office/drawing/2010/main" val="0"/>
                        </a:ext>
                      </a:extLst>
                    </a:blip>
                    <a:stretch>
                      <a:fillRect/>
                    </a:stretch>
                  </pic:blipFill>
                  <pic:spPr>
                    <a:xfrm>
                      <a:off x="0" y="0"/>
                      <a:ext cx="4095750" cy="1809750"/>
                    </a:xfrm>
                    <a:prstGeom prst="rect">
                      <a:avLst/>
                    </a:prstGeom>
                  </pic:spPr>
                </pic:pic>
              </a:graphicData>
            </a:graphic>
          </wp:inline>
        </w:drawing>
      </w:r>
    </w:p>
    <w:p w:rsidR="00CA6576" w:rsidRDefault="00DA7F64" w:rsidP="00754157">
      <w:pPr>
        <w:rPr>
          <w:lang w:val="hu-HU"/>
        </w:rPr>
      </w:pPr>
      <w:r>
        <w:rPr>
          <w:lang w:val="hu-HU"/>
        </w:rPr>
        <w:t>A szerví</w:t>
      </w:r>
      <w:r w:rsidR="000B4691">
        <w:rPr>
          <w:lang w:val="hu-HU"/>
        </w:rPr>
        <w:t>z</w:t>
      </w:r>
      <w:r>
        <w:rPr>
          <w:lang w:val="hu-HU"/>
        </w:rPr>
        <w:t xml:space="preserve"> mükődési folyamata a következő: létrehozza a kapcsolatot az adatbázissal, utána elin</w:t>
      </w:r>
      <w:r w:rsidR="00CA6576">
        <w:rPr>
          <w:lang w:val="hu-HU"/>
        </w:rPr>
        <w:t>d</w:t>
      </w:r>
      <w:r>
        <w:rPr>
          <w:lang w:val="hu-HU"/>
        </w:rPr>
        <w:t>ít egy időzítőt amely</w:t>
      </w:r>
      <w:r w:rsidR="000B4691">
        <w:rPr>
          <w:lang w:val="hu-HU"/>
        </w:rPr>
        <w:t xml:space="preserve"> 1</w:t>
      </w:r>
      <w:r w:rsidR="000B4691">
        <w:rPr>
          <w:lang w:val="en-US"/>
        </w:rPr>
        <w:t xml:space="preserve">0 </w:t>
      </w:r>
      <w:r w:rsidR="000B4691">
        <w:rPr>
          <w:lang w:val="hu-HU"/>
        </w:rPr>
        <w:t>másodpercenként ellenőrzi az adatbázisban</w:t>
      </w:r>
      <w:r w:rsidR="00CA6576">
        <w:rPr>
          <w:lang w:val="hu-HU"/>
        </w:rPr>
        <w:t>, hogy</w:t>
      </w:r>
      <w:r w:rsidR="000B4691">
        <w:rPr>
          <w:lang w:val="hu-HU"/>
        </w:rPr>
        <w:t xml:space="preserve"> a letöltési szerv</w:t>
      </w:r>
      <w:r>
        <w:rPr>
          <w:lang w:val="hu-HU"/>
        </w:rPr>
        <w:t>í</w:t>
      </w:r>
      <w:r w:rsidR="000B4691">
        <w:rPr>
          <w:lang w:val="hu-HU"/>
        </w:rPr>
        <w:t>z engedélyezve van</w:t>
      </w:r>
      <w:r>
        <w:rPr>
          <w:lang w:val="hu-HU"/>
        </w:rPr>
        <w:t>-e</w:t>
      </w:r>
      <w:r w:rsidR="000B4691">
        <w:rPr>
          <w:lang w:val="hu-HU"/>
        </w:rPr>
        <w:t xml:space="preserve"> vagy nem és</w:t>
      </w:r>
      <w:r>
        <w:rPr>
          <w:lang w:val="hu-HU"/>
        </w:rPr>
        <w:t xml:space="preserve"> ha ennek az állapota megváltozott az elöző </w:t>
      </w:r>
      <w:r w:rsidR="00CA6576">
        <w:rPr>
          <w:lang w:val="hu-HU"/>
        </w:rPr>
        <w:t>állapotához képest.</w:t>
      </w:r>
    </w:p>
    <w:p w:rsidR="00754157" w:rsidRDefault="00CA6576" w:rsidP="00754157">
      <w:pPr>
        <w:rPr>
          <w:lang w:val="hu-HU"/>
        </w:rPr>
      </w:pPr>
      <w:r>
        <w:rPr>
          <w:lang w:val="hu-HU"/>
        </w:rPr>
        <w:t>Ha nem volt változás akkor 1</w:t>
      </w:r>
      <w:r>
        <w:rPr>
          <w:lang w:val="en-US"/>
        </w:rPr>
        <w:t xml:space="preserve">0 másodperc múlva újraindul az adatbázisos ellenőrzés, ha változás volt akkor a letöltési folyamat engedélyezési állapot szerint </w:t>
      </w:r>
      <w:r w:rsidR="000B4691">
        <w:rPr>
          <w:lang w:val="hu-HU"/>
        </w:rPr>
        <w:t xml:space="preserve">elindítja a letöltést vagy megállítja. </w:t>
      </w:r>
    </w:p>
    <w:p w:rsidR="005D2A2D" w:rsidRDefault="005D2A2D" w:rsidP="00754157">
      <w:pPr>
        <w:rPr>
          <w:lang w:val="hu-HU"/>
        </w:rPr>
      </w:pPr>
      <w:r>
        <w:rPr>
          <w:lang w:val="hu-HU"/>
        </w:rPr>
        <w:t xml:space="preserve">A x.x ábra mutatja a </w:t>
      </w:r>
      <w:r w:rsidRPr="005D2A2D">
        <w:rPr>
          <w:lang w:val="hu-HU"/>
        </w:rPr>
        <w:t xml:space="preserve">TweetDownloaderService  </w:t>
      </w:r>
      <w:r>
        <w:rPr>
          <w:lang w:val="hu-HU"/>
        </w:rPr>
        <w:t>osztálydiagramját.</w:t>
      </w:r>
    </w:p>
    <w:p w:rsidR="00824287" w:rsidRDefault="00824287" w:rsidP="00824287">
      <w:pPr>
        <w:jc w:val="center"/>
        <w:rPr>
          <w:lang w:val="hu-HU"/>
        </w:rPr>
      </w:pPr>
    </w:p>
    <w:p w:rsidR="003D2558" w:rsidRDefault="003D2558" w:rsidP="00661F04">
      <w:pPr>
        <w:jc w:val="center"/>
        <w:rPr>
          <w:b/>
          <w:lang w:val="hu-HU"/>
        </w:rPr>
      </w:pPr>
      <w:r>
        <w:rPr>
          <w:b/>
          <w:noProof/>
          <w:lang w:eastAsia="ro-RO"/>
        </w:rPr>
        <w:lastRenderedPageBreak/>
        <w:drawing>
          <wp:inline distT="0" distB="0" distL="0" distR="0" wp14:anchorId="27FE850C" wp14:editId="6A42EB82">
            <wp:extent cx="5515610" cy="8891270"/>
            <wp:effectExtent l="0" t="0" r="889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eetDownloaderService_activity_diagram.png"/>
                    <pic:cNvPicPr/>
                  </pic:nvPicPr>
                  <pic:blipFill>
                    <a:blip r:embed="rId28">
                      <a:extLst>
                        <a:ext uri="{28A0092B-C50C-407E-A947-70E740481C1C}">
                          <a14:useLocalDpi xmlns:a14="http://schemas.microsoft.com/office/drawing/2010/main" val="0"/>
                        </a:ext>
                      </a:extLst>
                    </a:blip>
                    <a:stretch>
                      <a:fillRect/>
                    </a:stretch>
                  </pic:blipFill>
                  <pic:spPr>
                    <a:xfrm>
                      <a:off x="0" y="0"/>
                      <a:ext cx="5515610" cy="8891270"/>
                    </a:xfrm>
                    <a:prstGeom prst="rect">
                      <a:avLst/>
                    </a:prstGeom>
                  </pic:spPr>
                </pic:pic>
              </a:graphicData>
            </a:graphic>
          </wp:inline>
        </w:drawing>
      </w:r>
    </w:p>
    <w:p w:rsidR="00F45508" w:rsidRDefault="000B4691" w:rsidP="00754157">
      <w:pPr>
        <w:rPr>
          <w:lang w:val="hu-HU"/>
        </w:rPr>
      </w:pPr>
      <w:r w:rsidRPr="00991ED3">
        <w:rPr>
          <w:b/>
          <w:lang w:val="hu-HU"/>
        </w:rPr>
        <w:lastRenderedPageBreak/>
        <w:t xml:space="preserve">TweetFinderCoordinator </w:t>
      </w:r>
      <w:r w:rsidR="00A41EEF">
        <w:rPr>
          <w:b/>
          <w:lang w:val="hu-HU"/>
        </w:rPr>
        <w:t xml:space="preserve"> </w:t>
      </w:r>
      <w:r w:rsidR="00A41EEF">
        <w:rPr>
          <w:lang w:val="hu-HU"/>
        </w:rPr>
        <w:t xml:space="preserve">szerepe a tweetek </w:t>
      </w:r>
      <w:r w:rsidR="00661F04">
        <w:rPr>
          <w:lang w:val="hu-HU"/>
        </w:rPr>
        <w:t>ker</w:t>
      </w:r>
      <w:r w:rsidR="00A41EEF">
        <w:rPr>
          <w:lang w:val="hu-HU"/>
        </w:rPr>
        <w:t>esési és lementési folyamatának a vezérlése</w:t>
      </w:r>
      <w:r w:rsidR="00CB3298">
        <w:rPr>
          <w:lang w:val="hu-HU"/>
        </w:rPr>
        <w:t>.</w:t>
      </w:r>
      <w:r w:rsidR="00A41EEF">
        <w:rPr>
          <w:lang w:val="hu-HU"/>
        </w:rPr>
        <w:t xml:space="preserve"> A _tweetFinder adattagon keresztül fogjuk elérni a TweetFinder osztály </w:t>
      </w:r>
      <w:r w:rsidR="001975D7">
        <w:rPr>
          <w:lang w:val="hu-HU"/>
        </w:rPr>
        <w:t>metodús</w:t>
      </w:r>
      <w:r w:rsidR="00A41EEF">
        <w:rPr>
          <w:lang w:val="hu-HU"/>
        </w:rPr>
        <w:t>ait. A _dao adattag segítségével hajtunk végre majd lekérdezést az adatbázis synonym táblájáról. A _logger adattag segít a folyamatok naplózásában. A</w:t>
      </w:r>
      <w:r w:rsidR="00F45508">
        <w:rPr>
          <w:lang w:val="hu-HU"/>
        </w:rPr>
        <w:t xml:space="preserve"> _timer adattaggal időzítjük a tweet keresés újraindítását.</w:t>
      </w:r>
      <w:r w:rsidR="00A41EEF">
        <w:rPr>
          <w:lang w:val="hu-HU"/>
        </w:rPr>
        <w:t xml:space="preserve"> </w:t>
      </w:r>
      <w:r w:rsidR="00F45508">
        <w:rPr>
          <w:lang w:val="hu-HU"/>
        </w:rPr>
        <w:t>A _getLast adattag mondja meg, hogy a szinonimák listájából az utolsó elemet vegyük ki vagy az elsőt. A _synonyms adattag tartalmazza a keresés alapjául szolgáló szinonimák listáját.</w:t>
      </w:r>
    </w:p>
    <w:p w:rsidR="00F45508" w:rsidRDefault="00F45508" w:rsidP="00754157">
      <w:pPr>
        <w:rPr>
          <w:lang w:val="en-US"/>
        </w:rPr>
      </w:pPr>
      <w:r>
        <w:rPr>
          <w:lang w:val="hu-HU"/>
        </w:rPr>
        <w:t>A TweetFinderCoordinator osztály konstruktorában inicialízáljuk a _dao adattagot valamint injektáljuk a _logger és a _tweetFinder adattagokat.</w:t>
      </w:r>
      <w:r w:rsidR="008E703D">
        <w:rPr>
          <w:lang w:val="hu-HU"/>
        </w:rPr>
        <w:t xml:space="preserve"> A StartCollectingTweets meghívja a StopCollectingTweets </w:t>
      </w:r>
      <w:r w:rsidR="001975D7">
        <w:rPr>
          <w:lang w:val="hu-HU"/>
        </w:rPr>
        <w:t>metodús</w:t>
      </w:r>
      <w:r w:rsidR="008E703D">
        <w:rPr>
          <w:lang w:val="hu-HU"/>
        </w:rPr>
        <w:t xml:space="preserve">t, feltölti a _synonyms adattagot a GetSynonyms </w:t>
      </w:r>
      <w:r w:rsidR="001975D7">
        <w:rPr>
          <w:lang w:val="hu-HU"/>
        </w:rPr>
        <w:t>metodús</w:t>
      </w:r>
      <w:r w:rsidR="008E703D">
        <w:rPr>
          <w:lang w:val="hu-HU"/>
        </w:rPr>
        <w:t xml:space="preserve"> meghívásával majd meghívja a ContinueCollectingTweets </w:t>
      </w:r>
      <w:r w:rsidR="001975D7">
        <w:rPr>
          <w:lang w:val="hu-HU"/>
        </w:rPr>
        <w:t>metodús</w:t>
      </w:r>
      <w:r w:rsidR="008E703D">
        <w:rPr>
          <w:lang w:val="hu-HU"/>
        </w:rPr>
        <w:t xml:space="preserve">t. A ContinueCollectingTweets </w:t>
      </w:r>
      <w:r w:rsidR="001975D7">
        <w:rPr>
          <w:lang w:val="hu-HU"/>
        </w:rPr>
        <w:t>metodús</w:t>
      </w:r>
      <w:r w:rsidR="008E703D">
        <w:rPr>
          <w:lang w:val="hu-HU"/>
        </w:rPr>
        <w:t xml:space="preserve"> a GetNextSynonym </w:t>
      </w:r>
      <w:r w:rsidR="001975D7">
        <w:rPr>
          <w:lang w:val="hu-HU"/>
        </w:rPr>
        <w:t>metodús</w:t>
      </w:r>
      <w:r w:rsidR="008E703D">
        <w:rPr>
          <w:lang w:val="hu-HU"/>
        </w:rPr>
        <w:t xml:space="preserve">sal lekérdezi egy lokális változoba  </w:t>
      </w:r>
      <w:r w:rsidR="00076EEB">
        <w:rPr>
          <w:lang w:val="hu-HU"/>
        </w:rPr>
        <w:t>a következő keresett szinonimát.</w:t>
      </w:r>
      <w:r w:rsidR="008E703D">
        <w:rPr>
          <w:lang w:val="hu-HU"/>
        </w:rPr>
        <w:t xml:space="preserve"> </w:t>
      </w:r>
      <w:r w:rsidR="00076EEB">
        <w:rPr>
          <w:lang w:val="hu-HU"/>
        </w:rPr>
        <w:t>H</w:t>
      </w:r>
      <w:r w:rsidR="008E703D">
        <w:rPr>
          <w:lang w:val="hu-HU"/>
        </w:rPr>
        <w:t xml:space="preserve">a a változó értéke null, akkor naplozza az információt, hogy nem talált keresésre szánt szinonimát, és meghívja a RestartSearchIn </w:t>
      </w:r>
      <w:r w:rsidR="001975D7">
        <w:rPr>
          <w:lang w:val="hu-HU"/>
        </w:rPr>
        <w:t>metodús</w:t>
      </w:r>
      <w:r w:rsidR="008E703D">
        <w:rPr>
          <w:lang w:val="hu-HU"/>
        </w:rPr>
        <w:t xml:space="preserve">t </w:t>
      </w:r>
      <w:r w:rsidR="00076EEB">
        <w:rPr>
          <w:lang w:val="hu-HU"/>
        </w:rPr>
        <w:t>a 6</w:t>
      </w:r>
      <w:r w:rsidR="00502D2C">
        <w:rPr>
          <w:lang w:val="en-US"/>
        </w:rPr>
        <w:t>0 értékű paramé</w:t>
      </w:r>
      <w:r w:rsidR="00076EEB">
        <w:rPr>
          <w:lang w:val="en-US"/>
        </w:rPr>
        <w:t xml:space="preserve">terrel. Ha nem null a keresett szinonima értéke, akkor naplozza az információt, hogy a keresést elinditotta az adott szinonomára és meghívja a _tweetFinder adattagról a StartSearchAsync </w:t>
      </w:r>
      <w:r w:rsidR="001975D7">
        <w:rPr>
          <w:lang w:val="en-US"/>
        </w:rPr>
        <w:t>metodús</w:t>
      </w:r>
      <w:r w:rsidR="00076EEB">
        <w:rPr>
          <w:lang w:val="en-US"/>
        </w:rPr>
        <w:t xml:space="preserve">t átadva a szinonima értékét paraméterként. A GetSynonyms </w:t>
      </w:r>
      <w:r w:rsidR="001975D7">
        <w:rPr>
          <w:lang w:val="en-US"/>
        </w:rPr>
        <w:t>metodús</w:t>
      </w:r>
      <w:r w:rsidR="00076EEB">
        <w:rPr>
          <w:lang w:val="en-US"/>
        </w:rPr>
        <w:t xml:space="preserve"> </w:t>
      </w:r>
      <w:r w:rsidR="0001113D">
        <w:rPr>
          <w:lang w:val="en-US"/>
        </w:rPr>
        <w:t>a</w:t>
      </w:r>
      <w:r w:rsidR="00076EEB">
        <w:rPr>
          <w:lang w:val="en-US"/>
        </w:rPr>
        <w:t xml:space="preserve"> _dao adattagnak megprobálja meghívni a </w:t>
      </w:r>
      <w:r w:rsidR="00076EEB" w:rsidRPr="00076EEB">
        <w:rPr>
          <w:lang w:val="en-US"/>
        </w:rPr>
        <w:t>GetSynonymsOrderedByTweetCount</w:t>
      </w:r>
      <w:r w:rsidR="00076EEB">
        <w:rPr>
          <w:lang w:val="en-US"/>
        </w:rPr>
        <w:t xml:space="preserve"> </w:t>
      </w:r>
      <w:r w:rsidR="001975D7">
        <w:rPr>
          <w:lang w:val="en-US"/>
        </w:rPr>
        <w:t>metodús</w:t>
      </w:r>
      <w:r w:rsidR="00076EEB">
        <w:rPr>
          <w:lang w:val="en-US"/>
        </w:rPr>
        <w:t>át,</w:t>
      </w:r>
      <w:r w:rsidR="0001113D">
        <w:rPr>
          <w:lang w:val="en-US"/>
        </w:rPr>
        <w:t xml:space="preserve"> ha ez sikerült akkor visszatéríti a szinonimák listáját,</w:t>
      </w:r>
      <w:r w:rsidR="00076EEB">
        <w:rPr>
          <w:lang w:val="en-US"/>
        </w:rPr>
        <w:t xml:space="preserve"> ha nem sikerül, akkor naplozza az információt, hogy a szinonima lista betöltése nem sikerült és null értéket térít vissza.</w:t>
      </w:r>
      <w:r w:rsidR="0063438A">
        <w:rPr>
          <w:lang w:val="en-US"/>
        </w:rPr>
        <w:t xml:space="preserve"> A GetNextSynonym </w:t>
      </w:r>
      <w:r w:rsidR="001975D7">
        <w:rPr>
          <w:lang w:val="en-US"/>
        </w:rPr>
        <w:t>metodús</w:t>
      </w:r>
      <w:r w:rsidR="0063438A">
        <w:rPr>
          <w:lang w:val="en-US"/>
        </w:rPr>
        <w:t xml:space="preserve"> abban az esetben ha a _synonyms lista üres vagy nincs eleme null értéket térít vissza. Ha a lista nem üres akkor a _getLast adattag értéke függvényében, ha igaz akkor az utolsó elemet, ha hamis akkor az első elemet téríti vissza. </w:t>
      </w:r>
      <w:r w:rsidR="00DF5A6F">
        <w:rPr>
          <w:lang w:val="en-US"/>
        </w:rPr>
        <w:t>A RemoveSynonymFromSynonymsList paramáterként kapott szinonim azonosító értéket megkeresi a _synonyms listában</w:t>
      </w:r>
      <w:r w:rsidR="005D2A2D">
        <w:rPr>
          <w:lang w:val="en-US"/>
        </w:rPr>
        <w:t>.</w:t>
      </w:r>
      <w:r w:rsidR="00DF5A6F">
        <w:rPr>
          <w:lang w:val="en-US"/>
        </w:rPr>
        <w:t xml:space="preserve"> </w:t>
      </w:r>
      <w:r w:rsidR="005D2A2D">
        <w:rPr>
          <w:lang w:val="en-US"/>
        </w:rPr>
        <w:t>H</w:t>
      </w:r>
      <w:r w:rsidR="00DF5A6F">
        <w:rPr>
          <w:lang w:val="en-US"/>
        </w:rPr>
        <w:t>a megtalálta és a _synonyms lista nem üres akkor törli a listából.</w:t>
      </w:r>
      <w:r w:rsidR="005E1D97">
        <w:rPr>
          <w:lang w:val="en-US"/>
        </w:rPr>
        <w:t xml:space="preserve"> A RestartSearchIn </w:t>
      </w:r>
      <w:r w:rsidR="001975D7">
        <w:rPr>
          <w:lang w:val="en-US"/>
        </w:rPr>
        <w:t>metodús</w:t>
      </w:r>
      <w:r w:rsidR="005E1D97">
        <w:rPr>
          <w:lang w:val="en-US"/>
        </w:rPr>
        <w:t xml:space="preserve"> inicialízálja a megkapott parameter értékével a _timer adattagot. A TimerElapsed </w:t>
      </w:r>
      <w:r w:rsidR="001975D7">
        <w:rPr>
          <w:lang w:val="en-US"/>
        </w:rPr>
        <w:t>metodús</w:t>
      </w:r>
      <w:r w:rsidR="005E1D97">
        <w:rPr>
          <w:lang w:val="en-US"/>
        </w:rPr>
        <w:t xml:space="preserve"> meghívja a DisposeTimer </w:t>
      </w:r>
      <w:r w:rsidR="001975D7">
        <w:rPr>
          <w:lang w:val="en-US"/>
        </w:rPr>
        <w:t>metodús</w:t>
      </w:r>
      <w:r w:rsidR="005E1D97">
        <w:rPr>
          <w:lang w:val="en-US"/>
        </w:rPr>
        <w:t xml:space="preserve">t, le nullázza a _synonyms adattag értékét majd meghívja a StartCollectingTweet </w:t>
      </w:r>
      <w:r w:rsidR="001975D7">
        <w:rPr>
          <w:lang w:val="en-US"/>
        </w:rPr>
        <w:t>metodús</w:t>
      </w:r>
      <w:r w:rsidR="005E1D97">
        <w:rPr>
          <w:lang w:val="en-US"/>
        </w:rPr>
        <w:t xml:space="preserve">t. A DisposeTimer </w:t>
      </w:r>
      <w:r w:rsidR="001975D7">
        <w:rPr>
          <w:lang w:val="en-US"/>
        </w:rPr>
        <w:t>metodús</w:t>
      </w:r>
      <w:r w:rsidR="005E1D97">
        <w:rPr>
          <w:lang w:val="en-US"/>
        </w:rPr>
        <w:t xml:space="preserve"> felszabadítja a _timer adattag által lefoglalt erőforrásokat és az értékét nullra állitjuk. A StopCollectingTweets </w:t>
      </w:r>
      <w:r w:rsidR="001975D7">
        <w:rPr>
          <w:lang w:val="en-US"/>
        </w:rPr>
        <w:t>metodús</w:t>
      </w:r>
      <w:r w:rsidR="005E1D97">
        <w:rPr>
          <w:lang w:val="en-US"/>
        </w:rPr>
        <w:t xml:space="preserve"> szintén meghívja a DisposeTimer </w:t>
      </w:r>
      <w:r w:rsidR="001975D7">
        <w:rPr>
          <w:lang w:val="en-US"/>
        </w:rPr>
        <w:t>metodús</w:t>
      </w:r>
      <w:r w:rsidR="005E1D97">
        <w:rPr>
          <w:lang w:val="en-US"/>
        </w:rPr>
        <w:t xml:space="preserve">t és a _tweetFinder adattagról a StopSearch </w:t>
      </w:r>
      <w:r w:rsidR="001975D7">
        <w:rPr>
          <w:lang w:val="en-US"/>
        </w:rPr>
        <w:t>metodús</w:t>
      </w:r>
      <w:r w:rsidR="005E1D97">
        <w:rPr>
          <w:lang w:val="en-US"/>
        </w:rPr>
        <w:t>t.</w:t>
      </w:r>
    </w:p>
    <w:p w:rsidR="005E1D97" w:rsidRPr="005E1D97" w:rsidRDefault="005E1D97" w:rsidP="00754157">
      <w:pPr>
        <w:rPr>
          <w:lang w:val="hu-HU"/>
        </w:rPr>
      </w:pPr>
      <w:r>
        <w:rPr>
          <w:noProof/>
          <w:lang w:eastAsia="ro-RO"/>
        </w:rPr>
        <w:lastRenderedPageBreak/>
        <w:drawing>
          <wp:inline distT="0" distB="0" distL="0" distR="0" wp14:anchorId="2451C560" wp14:editId="700DC3F9">
            <wp:extent cx="5810250" cy="3143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eetFinderCoordinator_osztaly_diagram.png"/>
                    <pic:cNvPicPr/>
                  </pic:nvPicPr>
                  <pic:blipFill>
                    <a:blip r:embed="rId29">
                      <a:extLst>
                        <a:ext uri="{28A0092B-C50C-407E-A947-70E740481C1C}">
                          <a14:useLocalDpi xmlns:a14="http://schemas.microsoft.com/office/drawing/2010/main" val="0"/>
                        </a:ext>
                      </a:extLst>
                    </a:blip>
                    <a:stretch>
                      <a:fillRect/>
                    </a:stretch>
                  </pic:blipFill>
                  <pic:spPr>
                    <a:xfrm>
                      <a:off x="0" y="0"/>
                      <a:ext cx="5810250" cy="3143250"/>
                    </a:xfrm>
                    <a:prstGeom prst="rect">
                      <a:avLst/>
                    </a:prstGeom>
                  </pic:spPr>
                </pic:pic>
              </a:graphicData>
            </a:graphic>
          </wp:inline>
        </w:drawing>
      </w:r>
    </w:p>
    <w:p w:rsidR="000B4691" w:rsidRDefault="0000473A" w:rsidP="00754157">
      <w:pPr>
        <w:rPr>
          <w:lang w:val="hu-HU"/>
        </w:rPr>
      </w:pPr>
      <w:r>
        <w:rPr>
          <w:lang w:val="hu-HU"/>
        </w:rPr>
        <w:t>A TweetFinderCoordinator folyamat első lépésként megkeresi a soron következő szinonimát, ha  létezik, akkor elindul a keresés, ha üres a szinonimák listája akkor várakozik 6</w:t>
      </w:r>
      <w:r>
        <w:rPr>
          <w:lang w:val="en-US"/>
        </w:rPr>
        <w:t xml:space="preserve">0 </w:t>
      </w:r>
      <w:r>
        <w:rPr>
          <w:lang w:val="hu-HU"/>
        </w:rPr>
        <w:t>másodpercet és újraindítja a folyamatot. A keresési folyamat a következő lépéseiben</w:t>
      </w:r>
      <w:r w:rsidR="00F01346">
        <w:rPr>
          <w:lang w:val="hu-HU"/>
        </w:rPr>
        <w:t xml:space="preserve"> több esetet kell lekezeljen mint változás történik a keresés állapotában, a kereső elkezdett várakozni, a kereső befejezte a várakozást vagy a kereső befejzte a keresést. Ha a kereső befejezte a várakozást akkor a folyamat </w:t>
      </w:r>
      <w:r>
        <w:rPr>
          <w:lang w:val="hu-HU"/>
        </w:rPr>
        <w:t xml:space="preserve"> </w:t>
      </w:r>
      <w:r w:rsidR="00F01346">
        <w:rPr>
          <w:lang w:val="hu-HU"/>
        </w:rPr>
        <w:t>a következő szinonim lekérdezésével folytatodik. A keresés befejezése után eltávolítjuk a szinonima listájából a keresett szinonimát és folytatjuk a következő szinonima lekérdezésével. Ha egyéb esemény következik be, akkor naplozzuk az eseményt és megállitsuk vagy újrakezdjük a folyamatot.</w:t>
      </w:r>
    </w:p>
    <w:p w:rsidR="00171025" w:rsidRDefault="00171025" w:rsidP="00CB669F">
      <w:pPr>
        <w:jc w:val="center"/>
        <w:rPr>
          <w:b/>
          <w:lang w:val="hu-HU"/>
        </w:rPr>
      </w:pPr>
      <w:r>
        <w:rPr>
          <w:b/>
          <w:noProof/>
          <w:lang w:eastAsia="ro-RO"/>
        </w:rPr>
        <w:lastRenderedPageBreak/>
        <w:drawing>
          <wp:inline distT="0" distB="0" distL="0" distR="0" wp14:anchorId="5B2407F7" wp14:editId="105266C6">
            <wp:extent cx="5939790" cy="459613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eetFinderCoordinator_activity_diagram.png"/>
                    <pic:cNvPicPr/>
                  </pic:nvPicPr>
                  <pic:blipFill>
                    <a:blip r:embed="rId30">
                      <a:extLst>
                        <a:ext uri="{28A0092B-C50C-407E-A947-70E740481C1C}">
                          <a14:useLocalDpi xmlns:a14="http://schemas.microsoft.com/office/drawing/2010/main" val="0"/>
                        </a:ext>
                      </a:extLst>
                    </a:blip>
                    <a:stretch>
                      <a:fillRect/>
                    </a:stretch>
                  </pic:blipFill>
                  <pic:spPr>
                    <a:xfrm>
                      <a:off x="0" y="0"/>
                      <a:ext cx="5939790" cy="4596130"/>
                    </a:xfrm>
                    <a:prstGeom prst="rect">
                      <a:avLst/>
                    </a:prstGeom>
                  </pic:spPr>
                </pic:pic>
              </a:graphicData>
            </a:graphic>
          </wp:inline>
        </w:drawing>
      </w:r>
    </w:p>
    <w:p w:rsidR="002D7717" w:rsidRDefault="00511514" w:rsidP="00754157">
      <w:pPr>
        <w:rPr>
          <w:lang w:val="hu-HU"/>
        </w:rPr>
      </w:pPr>
      <w:r w:rsidRPr="00991ED3">
        <w:rPr>
          <w:b/>
          <w:lang w:val="hu-HU"/>
        </w:rPr>
        <w:t>TweetFinder</w:t>
      </w:r>
      <w:r w:rsidR="00991ED3">
        <w:rPr>
          <w:lang w:val="hu-HU"/>
        </w:rPr>
        <w:t xml:space="preserve"> </w:t>
      </w:r>
      <w:r w:rsidR="006662A6">
        <w:rPr>
          <w:lang w:val="hu-HU"/>
        </w:rPr>
        <w:t xml:space="preserve">osztály szerepe a tweetek </w:t>
      </w:r>
      <w:r w:rsidR="00991ED3">
        <w:rPr>
          <w:lang w:val="hu-HU"/>
        </w:rPr>
        <w:t>keresés</w:t>
      </w:r>
      <w:r w:rsidR="006662A6">
        <w:rPr>
          <w:lang w:val="hu-HU"/>
        </w:rPr>
        <w:t>e, letöltése és elmentése az adatbázisba. A _synonym adattag tárolja a keresett szinonimát. A _dao adattag biztosítja a kapcsolatot az adatbázissal. A _credentials adattag tartalmazza a Twitter API által követelt azonositót. A _searchStopped adattag mutatja a keresés befejezését.</w:t>
      </w:r>
      <w:r w:rsidR="002D7717">
        <w:rPr>
          <w:lang w:val="hu-HU"/>
        </w:rPr>
        <w:t xml:space="preserve"> A _waitTimer adattag követi a Tweet API által megszabott letöltési korlátok időtartamát és szükség esetén várakoztatja a letöltési folyamatot. A _totalTweetsSaved adattag tárolja a letöltött tweetek számát. A SearchKeyword adattag tárolja a keresett szinonimát. Az _AutoContinueAfterWait adattag határozza meg, hogy automatikusan folytassa a tweetek keresését vagy sem. Az _isSearchInProgress adattaggal kövessük, hogy van-e keresés folyamatban.</w:t>
      </w:r>
    </w:p>
    <w:p w:rsidR="00DD12ED" w:rsidRDefault="00DD12ED" w:rsidP="00754157">
      <w:pPr>
        <w:rPr>
          <w:lang w:val="hu-HU"/>
        </w:rPr>
      </w:pPr>
      <w:r>
        <w:rPr>
          <w:lang w:val="hu-HU"/>
        </w:rPr>
        <w:t xml:space="preserve">A StartSearchAsync </w:t>
      </w:r>
      <w:r w:rsidR="001975D7">
        <w:rPr>
          <w:lang w:val="hu-HU"/>
        </w:rPr>
        <w:t>metodús</w:t>
      </w:r>
      <w:r>
        <w:rPr>
          <w:lang w:val="hu-HU"/>
        </w:rPr>
        <w:t xml:space="preserve"> megkapja paraméterként a keresett szinonimát, meghívja a StopSearch </w:t>
      </w:r>
      <w:r w:rsidR="001975D7">
        <w:rPr>
          <w:lang w:val="hu-HU"/>
        </w:rPr>
        <w:t>metodús</w:t>
      </w:r>
      <w:r>
        <w:rPr>
          <w:lang w:val="hu-HU"/>
        </w:rPr>
        <w:t xml:space="preserve">t, átadaja a paraméter értékét a _synoynm adattagnak, igaz értéket ad az IsSearchInProgress adattagnak, hamis értéket ad _searchStopped adattagnak, zéro értéket ad a _totalTweetsSaved adattagnak, meghívja a DisposeWaitTimer </w:t>
      </w:r>
      <w:r w:rsidR="001975D7">
        <w:rPr>
          <w:lang w:val="hu-HU"/>
        </w:rPr>
        <w:t>metodús</w:t>
      </w:r>
      <w:r>
        <w:rPr>
          <w:lang w:val="hu-HU"/>
        </w:rPr>
        <w:t xml:space="preserve">t, jelzi az OnSearchStarted esemény beköveztét és meghívja a ContinueSearch </w:t>
      </w:r>
      <w:r w:rsidR="001975D7">
        <w:rPr>
          <w:lang w:val="hu-HU"/>
        </w:rPr>
        <w:t>metodús</w:t>
      </w:r>
      <w:r>
        <w:rPr>
          <w:lang w:val="hu-HU"/>
        </w:rPr>
        <w:t>t.</w:t>
      </w:r>
      <w:r w:rsidR="001F572A">
        <w:rPr>
          <w:lang w:val="hu-HU"/>
        </w:rPr>
        <w:t xml:space="preserve"> A ContinueSearchAsync </w:t>
      </w:r>
      <w:r w:rsidR="001975D7">
        <w:rPr>
          <w:lang w:val="hu-HU"/>
        </w:rPr>
        <w:t>metodús</w:t>
      </w:r>
      <w:r w:rsidR="001F572A">
        <w:rPr>
          <w:lang w:val="hu-HU"/>
        </w:rPr>
        <w:t xml:space="preserve"> előállítja a keresési paramétereket a CreateTweetSearchParameters </w:t>
      </w:r>
      <w:r w:rsidR="001975D7">
        <w:rPr>
          <w:lang w:val="hu-HU"/>
        </w:rPr>
        <w:t>metodús</w:t>
      </w:r>
      <w:r w:rsidR="001F572A">
        <w:rPr>
          <w:lang w:val="hu-HU"/>
        </w:rPr>
        <w:t xml:space="preserve"> meghívásával, lekérdezi a Tweet API korláto</w:t>
      </w:r>
      <w:r w:rsidR="004B1E09">
        <w:rPr>
          <w:lang w:val="hu-HU"/>
        </w:rPr>
        <w:t>z</w:t>
      </w:r>
      <w:r w:rsidR="001F572A">
        <w:rPr>
          <w:lang w:val="hu-HU"/>
        </w:rPr>
        <w:t xml:space="preserve">ásait a </w:t>
      </w:r>
      <w:r w:rsidR="001F572A">
        <w:rPr>
          <w:lang w:val="hu-HU"/>
        </w:rPr>
        <w:lastRenderedPageBreak/>
        <w:t xml:space="preserve">GetSearchTweetsLimit </w:t>
      </w:r>
      <w:r w:rsidR="001975D7">
        <w:rPr>
          <w:lang w:val="hu-HU"/>
        </w:rPr>
        <w:t>metodús</w:t>
      </w:r>
      <w:r w:rsidR="001F572A">
        <w:rPr>
          <w:lang w:val="hu-HU"/>
        </w:rPr>
        <w:t xml:space="preserve">sal, </w:t>
      </w:r>
      <w:r w:rsidR="0025177D">
        <w:rPr>
          <w:lang w:val="hu-HU"/>
        </w:rPr>
        <w:t>beállítva a searchesRemaining változó értékét a megengedett letölthető tweetek számara,</w:t>
      </w:r>
      <w:r w:rsidR="00841D1D">
        <w:rPr>
          <w:lang w:val="hu-HU"/>
        </w:rPr>
        <w:t xml:space="preserve"> </w:t>
      </w:r>
      <w:r w:rsidR="0025177D">
        <w:rPr>
          <w:lang w:val="hu-HU"/>
        </w:rPr>
        <w:t xml:space="preserve">majd </w:t>
      </w:r>
      <w:r w:rsidR="001F572A">
        <w:rPr>
          <w:lang w:val="hu-HU"/>
        </w:rPr>
        <w:t xml:space="preserve">jelzi az OnStateChanged eseménnyel a </w:t>
      </w:r>
      <w:r w:rsidR="0025177D">
        <w:rPr>
          <w:lang w:val="hu-HU"/>
        </w:rPr>
        <w:t>searchesRemaining értékét</w:t>
      </w:r>
      <w:r w:rsidR="001F572A">
        <w:rPr>
          <w:lang w:val="hu-HU"/>
        </w:rPr>
        <w:t xml:space="preserve">. Hiba fellépése esetén jelzi az </w:t>
      </w:r>
      <w:r w:rsidR="004B1E09">
        <w:rPr>
          <w:lang w:val="hu-HU"/>
        </w:rPr>
        <w:t>OnErrorOccuredDuringSearch</w:t>
      </w:r>
      <w:r w:rsidR="001F572A">
        <w:rPr>
          <w:lang w:val="hu-HU"/>
        </w:rPr>
        <w:t xml:space="preserve"> eseménnyel </w:t>
      </w:r>
      <w:r w:rsidR="004B1E09">
        <w:rPr>
          <w:lang w:val="hu-HU"/>
        </w:rPr>
        <w:t xml:space="preserve">a hiba jellegét és </w:t>
      </w:r>
      <w:r w:rsidR="001F572A">
        <w:rPr>
          <w:lang w:val="hu-HU"/>
        </w:rPr>
        <w:t>várakoz</w:t>
      </w:r>
      <w:r w:rsidR="004B1E09">
        <w:rPr>
          <w:lang w:val="hu-HU"/>
        </w:rPr>
        <w:t xml:space="preserve">tatja a folyamatot egy percet. Ha a </w:t>
      </w:r>
      <w:r w:rsidR="0025177D">
        <w:rPr>
          <w:lang w:val="hu-HU"/>
        </w:rPr>
        <w:t>sear</w:t>
      </w:r>
      <w:r w:rsidR="000C7506">
        <w:rPr>
          <w:lang w:val="hu-HU"/>
        </w:rPr>
        <w:t xml:space="preserve">chesRemaining nagyobb mint zéro, akkor a TweetInvi csomagot használva beállítsuka twitter API-hoz szükséges azonosítonkat és meghívjuk a tweet API által biztositott keresési </w:t>
      </w:r>
      <w:r w:rsidR="001975D7">
        <w:rPr>
          <w:lang w:val="hu-HU"/>
        </w:rPr>
        <w:t>metodús</w:t>
      </w:r>
      <w:r w:rsidR="000C7506">
        <w:rPr>
          <w:lang w:val="hu-HU"/>
        </w:rPr>
        <w:t>t. A letöltött tweetek egy ITweet típusú elem</w:t>
      </w:r>
      <w:r w:rsidR="000E2FF5">
        <w:rPr>
          <w:lang w:val="hu-HU"/>
        </w:rPr>
        <w:t>e</w:t>
      </w:r>
      <w:r w:rsidR="000C7506">
        <w:rPr>
          <w:lang w:val="hu-HU"/>
        </w:rPr>
        <w:t xml:space="preserve">kből </w:t>
      </w:r>
      <w:r w:rsidR="000E2FF5">
        <w:rPr>
          <w:lang w:val="hu-HU"/>
        </w:rPr>
        <w:t>álló listába kerülnek</w:t>
      </w:r>
      <w:r w:rsidR="000C7506">
        <w:rPr>
          <w:lang w:val="hu-HU"/>
        </w:rPr>
        <w:t>. Csökkentjük a searchesRemaining változonk értékét és naplozzuk a letöltött tweetek számát valamint a searchesRemaining értékét.</w:t>
      </w:r>
      <w:r w:rsidR="000E2FF5">
        <w:rPr>
          <w:lang w:val="hu-HU"/>
        </w:rPr>
        <w:t xml:space="preserve"> Ha a hiba lép fel akkor lenullázzuk a tweets listát, zéro értéket adunk a searchesRemaining változónak és naplozzuk a hiba jellegét. Ha a tweets listában léteznek elemek, akkor meghívjuk a SaveTweets </w:t>
      </w:r>
      <w:r w:rsidR="001975D7">
        <w:rPr>
          <w:lang w:val="hu-HU"/>
        </w:rPr>
        <w:t>metodús</w:t>
      </w:r>
      <w:r w:rsidR="000E2FF5">
        <w:rPr>
          <w:lang w:val="hu-HU"/>
        </w:rPr>
        <w:t>t, frissitjük a _totalTweetsSaved adattagot és naplozzuk az adatbázisba sikeresen lementett tweetek számát.</w:t>
      </w:r>
      <w:r w:rsidR="008021BA">
        <w:rPr>
          <w:lang w:val="hu-HU"/>
        </w:rPr>
        <w:t xml:space="preserve"> Ez a keresés és letöltési folyamat mindaddig ismétlödik míg a searchesRemaining változó értéke nagyobb mint zéro és a _searchStopped adattag értéke hamis és a letöltött tweet listában vannak elemek. Ha a searchesRemaining változó értéke zéro lesz, akkor naplozzuk, hogy az idő lejárt és meghívjuk a SetupWaitTimer </w:t>
      </w:r>
      <w:r w:rsidR="001975D7">
        <w:rPr>
          <w:lang w:val="hu-HU"/>
        </w:rPr>
        <w:t>metodús</w:t>
      </w:r>
      <w:r w:rsidR="008021BA">
        <w:rPr>
          <w:lang w:val="hu-HU"/>
        </w:rPr>
        <w:t>t átadva paraméterként a várakoztatási idő értékét. Ha a _searchStopped értéke igaz lesz, akkor _isSearchInProgress adattagnak az értékét hamisra állítjuk és naplozzuk, hogy a keresés leállt. Ha az előbbi két eset egyike sem következik be akkor azt jelenti, hogy nem találtunk több tweetet amely teljesítené a keresési feltételeinket. Ebben az esetben az _</w:t>
      </w:r>
      <w:r w:rsidR="008021BA" w:rsidRPr="008021BA">
        <w:rPr>
          <w:lang w:val="hu-HU"/>
        </w:rPr>
        <w:t xml:space="preserve"> </w:t>
      </w:r>
      <w:r w:rsidR="008021BA">
        <w:rPr>
          <w:lang w:val="hu-HU"/>
        </w:rPr>
        <w:t xml:space="preserve">isSearchInProgress adattag értékét hamisra állítjuk, naplozzuk </w:t>
      </w:r>
      <w:r w:rsidR="009822A9">
        <w:rPr>
          <w:lang w:val="hu-HU"/>
        </w:rPr>
        <w:t>az eseményeket, hogy több tweetet nem találtunk és összesen hány tweetet mentettünk le.</w:t>
      </w:r>
    </w:p>
    <w:p w:rsidR="00274849" w:rsidRDefault="0015211C" w:rsidP="00274849">
      <w:pPr>
        <w:rPr>
          <w:lang w:val="hu-HU"/>
        </w:rPr>
      </w:pPr>
      <w:r>
        <w:rPr>
          <w:lang w:val="hu-HU"/>
        </w:rPr>
        <w:t xml:space="preserve">A CreateTweetSearchParameters </w:t>
      </w:r>
      <w:r w:rsidR="005D761F">
        <w:rPr>
          <w:lang w:val="hu-HU"/>
        </w:rPr>
        <w:t>eljárás</w:t>
      </w:r>
      <w:r>
        <w:rPr>
          <w:lang w:val="hu-HU"/>
        </w:rPr>
        <w:t xml:space="preserve"> készíti el a Tweet Search API – nak szü</w:t>
      </w:r>
      <w:r w:rsidR="00744DCB">
        <w:rPr>
          <w:lang w:val="hu-HU"/>
        </w:rPr>
        <w:t>kséges paraméter beállitását, me</w:t>
      </w:r>
      <w:r>
        <w:rPr>
          <w:lang w:val="hu-HU"/>
        </w:rPr>
        <w:t xml:space="preserve">gadva a keresett szinonimát, a keresett Tweetek nyelvét, </w:t>
      </w:r>
      <w:r w:rsidR="00842C81">
        <w:rPr>
          <w:lang w:val="hu-HU"/>
        </w:rPr>
        <w:t xml:space="preserve">milyen típusú Tweetet keresünk (friss, népszerű vagy vegyes) , a visszatérített eredmények maximális számát. Odafigyel és lekezeli egy adott Tweet folytatólagos letöltését követve az adott szinonimára talált Tweetek ID-ját. Erre a célra szolgál az ExistTweetsForCurrentSynonym </w:t>
      </w:r>
      <w:r w:rsidR="005D761F">
        <w:rPr>
          <w:lang w:val="hu-HU"/>
        </w:rPr>
        <w:t xml:space="preserve">eljárás </w:t>
      </w:r>
      <w:r w:rsidR="00842C81">
        <w:rPr>
          <w:lang w:val="hu-HU"/>
        </w:rPr>
        <w:t xml:space="preserve">amely megmondja, hogy léteznek-e letöltött Tweetek az adatbázisban a keresett szinonimáról. Abban az esetben ha már vannak letöltött Tweetek az adatbázisban a keresett szinonimáról akkor megkeressük </w:t>
      </w:r>
      <w:r w:rsidR="00716206">
        <w:rPr>
          <w:lang w:val="hu-HU"/>
        </w:rPr>
        <w:t xml:space="preserve">a legkissebb ID – ju Tweetet és az ennél kisebb ID Tweetekkel folytatjuk a keresést. Ezt a feladatot szolgálja a FindLowestTweetIdForCurrentSynonym </w:t>
      </w:r>
      <w:r w:rsidR="005D761F">
        <w:rPr>
          <w:lang w:val="hu-HU"/>
        </w:rPr>
        <w:t>eljárás</w:t>
      </w:r>
      <w:r w:rsidR="00716206">
        <w:rPr>
          <w:lang w:val="hu-HU"/>
        </w:rPr>
        <w:t xml:space="preserve">. A GetSearchTweetsLimit </w:t>
      </w:r>
      <w:r w:rsidR="005D761F">
        <w:rPr>
          <w:lang w:val="hu-HU"/>
        </w:rPr>
        <w:t>eljárás</w:t>
      </w:r>
      <w:r w:rsidR="00716206">
        <w:rPr>
          <w:lang w:val="hu-HU"/>
        </w:rPr>
        <w:t xml:space="preserve"> visszatéríti a Tweet Search API által </w:t>
      </w:r>
      <w:r w:rsidR="00274849">
        <w:rPr>
          <w:lang w:val="hu-HU"/>
        </w:rPr>
        <w:t>megszabott</w:t>
      </w:r>
      <w:r w:rsidR="00274849" w:rsidRPr="00274849">
        <w:rPr>
          <w:lang w:val="hu-HU"/>
        </w:rPr>
        <w:t xml:space="preserve"> letöltési korlátokat, hány keresést végezhetünk és mennyi az időkorlát amíg egy keresés tarthat.</w:t>
      </w:r>
      <w:r w:rsidR="00716206">
        <w:rPr>
          <w:lang w:val="hu-HU"/>
        </w:rPr>
        <w:t xml:space="preserve"> A SaveTweets </w:t>
      </w:r>
      <w:r w:rsidR="005D761F">
        <w:rPr>
          <w:lang w:val="hu-HU"/>
        </w:rPr>
        <w:t>eljárás</w:t>
      </w:r>
      <w:r w:rsidR="00716206">
        <w:rPr>
          <w:lang w:val="hu-HU"/>
        </w:rPr>
        <w:t xml:space="preserve"> perszisztálja felhasználva a TweetDAO projekt osztályait a letöltött Tweeteket.</w:t>
      </w:r>
      <w:r w:rsidR="005D761F">
        <w:rPr>
          <w:lang w:val="hu-HU"/>
        </w:rPr>
        <w:t xml:space="preserve"> Mivel a letöltött Tweetek típusa Itweet szükséges átalakítani az aplikációnk által </w:t>
      </w:r>
      <w:r w:rsidR="005D761F">
        <w:rPr>
          <w:lang w:val="hu-HU"/>
        </w:rPr>
        <w:lastRenderedPageBreak/>
        <w:t>használt Tweet entitás típussá, erre használom a ConvertITweetToTweetEntity eljárást.</w:t>
      </w:r>
      <w:r w:rsidR="00274849">
        <w:rPr>
          <w:lang w:val="hu-HU"/>
        </w:rPr>
        <w:t xml:space="preserve"> A StopSearch eljárás megállítja a keresési folyamatot és meghív egy másik eljárást, DisposeWaitTimer-t, amely felszabadítja az időzítőt.</w:t>
      </w:r>
    </w:p>
    <w:p w:rsidR="008C18AB" w:rsidRDefault="000C01D9" w:rsidP="000C01D9">
      <w:pPr>
        <w:jc w:val="center"/>
        <w:rPr>
          <w:lang w:val="hu-HU"/>
        </w:rPr>
      </w:pPr>
      <w:r>
        <w:rPr>
          <w:noProof/>
          <w:lang w:eastAsia="ro-RO"/>
        </w:rPr>
        <w:drawing>
          <wp:inline distT="0" distB="0" distL="0" distR="0" wp14:anchorId="443D7DD1" wp14:editId="06108422">
            <wp:extent cx="4191000" cy="3905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eetFinder_osztaly_diagram.png"/>
                    <pic:cNvPicPr/>
                  </pic:nvPicPr>
                  <pic:blipFill>
                    <a:blip r:embed="rId31">
                      <a:extLst>
                        <a:ext uri="{28A0092B-C50C-407E-A947-70E740481C1C}">
                          <a14:useLocalDpi xmlns:a14="http://schemas.microsoft.com/office/drawing/2010/main" val="0"/>
                        </a:ext>
                      </a:extLst>
                    </a:blip>
                    <a:stretch>
                      <a:fillRect/>
                    </a:stretch>
                  </pic:blipFill>
                  <pic:spPr>
                    <a:xfrm>
                      <a:off x="0" y="0"/>
                      <a:ext cx="4191000" cy="3905250"/>
                    </a:xfrm>
                    <a:prstGeom prst="rect">
                      <a:avLst/>
                    </a:prstGeom>
                  </pic:spPr>
                </pic:pic>
              </a:graphicData>
            </a:graphic>
          </wp:inline>
        </w:drawing>
      </w:r>
    </w:p>
    <w:p w:rsidR="008C18AB" w:rsidRDefault="008C18AB" w:rsidP="00274849">
      <w:pPr>
        <w:rPr>
          <w:lang w:val="hu-HU"/>
        </w:rPr>
      </w:pPr>
      <w:r>
        <w:rPr>
          <w:lang w:val="hu-HU"/>
        </w:rPr>
        <w:t xml:space="preserve">A TweetFinder osztály folyamatja a tweet keresési paraméter létrehozásával kezdődik. Ezután lekérdezzük a Tweet API-tól a számunkra érvényes keresési korlátokat. Egy három elágazású csomópont következik. Az első elagazás, ha a kersés leállt, ebben az esetben a folyamat leáll. A második elagazás, ha még kereshetünk tweeteket, azaz nem értük el a korlatot, akkor keresünk tweeteket, lementsük az adatbázisba, csökkentsük a maradt keresési korlátot és újrakezdjük a folyamatot. A harmadik elagazás, ha egyéb, azaz a mésik két eset közül egyik sem, </w:t>
      </w:r>
      <w:r w:rsidR="000C01D9">
        <w:rPr>
          <w:lang w:val="hu-HU"/>
        </w:rPr>
        <w:t>ekkor ha már nem kapunk több tweetet a keresést megállítjuk. Ha még nem értük el a kersési korlátot akkor megvárjuk a korlátolt idő lejártát és annak függvényében, hogy az automatikus folytatási adattagnak igaz vagy hamis értéke van, újrakezdjük a keresést vagy megállítjuk a keresést.</w:t>
      </w:r>
    </w:p>
    <w:p w:rsidR="00034153" w:rsidRDefault="00034153" w:rsidP="00274849">
      <w:pPr>
        <w:rPr>
          <w:lang w:val="hu-HU"/>
        </w:rPr>
      </w:pPr>
      <w:r>
        <w:rPr>
          <w:noProof/>
          <w:lang w:eastAsia="ro-RO"/>
        </w:rPr>
        <w:lastRenderedPageBreak/>
        <w:drawing>
          <wp:inline distT="0" distB="0" distL="0" distR="0" wp14:anchorId="42A9D196" wp14:editId="07DA3B0A">
            <wp:extent cx="5939790" cy="4011295"/>
            <wp:effectExtent l="0" t="0" r="381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eetFinder_activity_diagram.png"/>
                    <pic:cNvPicPr/>
                  </pic:nvPicPr>
                  <pic:blipFill>
                    <a:blip r:embed="rId32">
                      <a:extLst>
                        <a:ext uri="{28A0092B-C50C-407E-A947-70E740481C1C}">
                          <a14:useLocalDpi xmlns:a14="http://schemas.microsoft.com/office/drawing/2010/main" val="0"/>
                        </a:ext>
                      </a:extLst>
                    </a:blip>
                    <a:stretch>
                      <a:fillRect/>
                    </a:stretch>
                  </pic:blipFill>
                  <pic:spPr>
                    <a:xfrm>
                      <a:off x="0" y="0"/>
                      <a:ext cx="5939790" cy="4011295"/>
                    </a:xfrm>
                    <a:prstGeom prst="rect">
                      <a:avLst/>
                    </a:prstGeom>
                  </pic:spPr>
                </pic:pic>
              </a:graphicData>
            </a:graphic>
          </wp:inline>
        </w:drawing>
      </w:r>
    </w:p>
    <w:p w:rsidR="00034153" w:rsidRDefault="00034153" w:rsidP="00274849">
      <w:pPr>
        <w:rPr>
          <w:lang w:val="hu-HU"/>
        </w:rPr>
      </w:pPr>
      <w:r>
        <w:rPr>
          <w:lang w:val="hu-HU"/>
        </w:rPr>
        <w:t>A FileLogger osztály szerepe a tweet gyűjtési folyamat során fellépő események naplozása.</w:t>
      </w:r>
    </w:p>
    <w:p w:rsidR="00034153" w:rsidRDefault="00034153" w:rsidP="00274849">
      <w:pPr>
        <w:rPr>
          <w:lang w:val="hu-HU"/>
        </w:rPr>
      </w:pPr>
      <w:r>
        <w:rPr>
          <w:lang w:val="hu-HU"/>
        </w:rPr>
        <w:t>A FileLogger osztály implementálja a ILogger interfészt. Az _absoluteFilePath addattag tárolja annak a fájlnak</w:t>
      </w:r>
      <w:r w:rsidR="000A31D8">
        <w:rPr>
          <w:lang w:val="hu-HU"/>
        </w:rPr>
        <w:t xml:space="preserve"> a nevét és</w:t>
      </w:r>
      <w:r>
        <w:rPr>
          <w:lang w:val="hu-HU"/>
        </w:rPr>
        <w:t xml:space="preserve"> útvonalát amelybe a naplózás történik. A FileLogger konstruktora, paraméterként megkapja az útvonalat és ezt az értéket </w:t>
      </w:r>
      <w:r w:rsidR="000A31D8">
        <w:rPr>
          <w:lang w:val="hu-HU"/>
        </w:rPr>
        <w:t>átadja az _</w:t>
      </w:r>
      <w:r w:rsidR="000A31D8" w:rsidRPr="000A31D8">
        <w:rPr>
          <w:lang w:val="hu-HU"/>
        </w:rPr>
        <w:t xml:space="preserve"> </w:t>
      </w:r>
      <w:r w:rsidR="000A31D8">
        <w:rPr>
          <w:lang w:val="hu-HU"/>
        </w:rPr>
        <w:t xml:space="preserve">absoluteFilePath adattagnak. A TryCreateStream eljárás megprobál kiírni a megkapott útvonalú fájlba és ha sikerül, akkor visszatérít egy stream-et. Az interfész két eljárásának az implementálásában a visszatérített stream-et felhasználva naplozzuk az eseményeket vagy a fellépő hibákat. </w:t>
      </w:r>
    </w:p>
    <w:p w:rsidR="00274849" w:rsidRPr="00274849" w:rsidRDefault="00766A9E" w:rsidP="00211DBC">
      <w:pPr>
        <w:jc w:val="center"/>
        <w:rPr>
          <w:lang w:val="hu-HU"/>
        </w:rPr>
      </w:pPr>
      <w:r>
        <w:rPr>
          <w:noProof/>
          <w:lang w:eastAsia="ro-RO"/>
        </w:rPr>
        <w:drawing>
          <wp:inline distT="0" distB="0" distL="0" distR="0" wp14:anchorId="3FF062A8" wp14:editId="04059DBA">
            <wp:extent cx="3238500" cy="2190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ogger_FileLogger_osztaly_diagram.png"/>
                    <pic:cNvPicPr/>
                  </pic:nvPicPr>
                  <pic:blipFill>
                    <a:blip r:embed="rId33">
                      <a:extLst>
                        <a:ext uri="{28A0092B-C50C-407E-A947-70E740481C1C}">
                          <a14:useLocalDpi xmlns:a14="http://schemas.microsoft.com/office/drawing/2010/main" val="0"/>
                        </a:ext>
                      </a:extLst>
                    </a:blip>
                    <a:stretch>
                      <a:fillRect/>
                    </a:stretch>
                  </pic:blipFill>
                  <pic:spPr>
                    <a:xfrm>
                      <a:off x="0" y="0"/>
                      <a:ext cx="3238500" cy="2190750"/>
                    </a:xfrm>
                    <a:prstGeom prst="rect">
                      <a:avLst/>
                    </a:prstGeom>
                  </pic:spPr>
                </pic:pic>
              </a:graphicData>
            </a:graphic>
          </wp:inline>
        </w:drawing>
      </w:r>
    </w:p>
    <w:p w:rsidR="00AB4C70" w:rsidRPr="00BB3829" w:rsidRDefault="00DF59F4" w:rsidP="00454BC4">
      <w:pPr>
        <w:pStyle w:val="Heading3"/>
        <w:rPr>
          <w:lang w:val="hu-HU"/>
        </w:rPr>
      </w:pPr>
      <w:r w:rsidRPr="00BB3829">
        <w:rPr>
          <w:lang w:val="hu-HU"/>
        </w:rPr>
        <w:lastRenderedPageBreak/>
        <w:t>Érzelemelemző modul</w:t>
      </w:r>
    </w:p>
    <w:p w:rsidR="00E343B6" w:rsidRPr="00E343B6" w:rsidRDefault="00E343B6" w:rsidP="00E343B6">
      <w:pPr>
        <w:rPr>
          <w:lang w:val="hu-HU"/>
        </w:rPr>
      </w:pPr>
      <w:r w:rsidRPr="00E343B6">
        <w:rPr>
          <w:lang w:val="hu-HU"/>
        </w:rPr>
        <w:t>A Tweet-</w:t>
      </w:r>
      <w:r>
        <w:rPr>
          <w:lang w:val="hu-HU"/>
        </w:rPr>
        <w:t>érzelemelemző modult</w:t>
      </w:r>
      <w:r w:rsidRPr="00E343B6">
        <w:rPr>
          <w:lang w:val="hu-HU"/>
        </w:rPr>
        <w:t xml:space="preserve"> egy külön projekt látja el, melynek szerepe a </w:t>
      </w:r>
      <w:r>
        <w:rPr>
          <w:lang w:val="hu-HU"/>
        </w:rPr>
        <w:t>letöltött tweetek szövegének a feldolgozása és érzelem-elemzése.</w:t>
      </w:r>
      <w:r w:rsidRPr="00E343B6">
        <w:rPr>
          <w:lang w:val="hu-HU"/>
        </w:rPr>
        <w:t xml:space="preserve"> Ez a projekt szervízként fut az applikáción belül és az adminisztrációs felületről indítható el illetve állítható meg.</w:t>
      </w:r>
    </w:p>
    <w:p w:rsidR="00E343B6" w:rsidRDefault="00416875" w:rsidP="00416875">
      <w:pPr>
        <w:jc w:val="center"/>
        <w:rPr>
          <w:lang w:val="hu-HU"/>
        </w:rPr>
      </w:pPr>
      <w:r>
        <w:rPr>
          <w:noProof/>
          <w:lang w:eastAsia="ro-RO"/>
        </w:rPr>
        <w:drawing>
          <wp:inline distT="0" distB="0" distL="0" distR="0" wp14:anchorId="407F993A" wp14:editId="7A262D18">
            <wp:extent cx="5939790" cy="2564765"/>
            <wp:effectExtent l="0" t="0" r="381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eet_analyzer_osztaly_diagramm_kapcsolatok.png"/>
                    <pic:cNvPicPr/>
                  </pic:nvPicPr>
                  <pic:blipFill>
                    <a:blip r:embed="rId34">
                      <a:extLst>
                        <a:ext uri="{28A0092B-C50C-407E-A947-70E740481C1C}">
                          <a14:useLocalDpi xmlns:a14="http://schemas.microsoft.com/office/drawing/2010/main" val="0"/>
                        </a:ext>
                      </a:extLst>
                    </a:blip>
                    <a:stretch>
                      <a:fillRect/>
                    </a:stretch>
                  </pic:blipFill>
                  <pic:spPr>
                    <a:xfrm>
                      <a:off x="0" y="0"/>
                      <a:ext cx="5939790" cy="2564765"/>
                    </a:xfrm>
                    <a:prstGeom prst="rect">
                      <a:avLst/>
                    </a:prstGeom>
                  </pic:spPr>
                </pic:pic>
              </a:graphicData>
            </a:graphic>
          </wp:inline>
        </w:drawing>
      </w:r>
    </w:p>
    <w:p w:rsidR="00416875" w:rsidRDefault="00416875" w:rsidP="00E343B6">
      <w:pPr>
        <w:rPr>
          <w:lang w:val="hu-HU"/>
        </w:rPr>
      </w:pPr>
      <w:r>
        <w:rPr>
          <w:lang w:val="hu-HU"/>
        </w:rPr>
        <w:t>A Tweet elemző projekt a következő osztályokat tartalmazza:</w:t>
      </w:r>
    </w:p>
    <w:p w:rsidR="00416875" w:rsidRDefault="00416875" w:rsidP="00416875">
      <w:pPr>
        <w:rPr>
          <w:lang w:val="hu-HU"/>
        </w:rPr>
      </w:pPr>
      <w:r w:rsidRPr="00065A98">
        <w:rPr>
          <w:b/>
          <w:lang w:val="hu-HU"/>
        </w:rPr>
        <w:t>TweetAnalyzerService</w:t>
      </w:r>
      <w:r>
        <w:rPr>
          <w:lang w:val="hu-HU"/>
        </w:rPr>
        <w:t xml:space="preserve"> osztály a ServiceBase osztályt egészíti ki, szerepe a tweetek letöltési folyamatának az elindítása és megállítása. A _timer adattaggal időzítjük azt az időközt amikor leellenőrizzük az adatbázisban a letöltés engedélyezve van-e vagy nem.  A _dao adattag biztosítja a kapcsolatot az adatbázisban lévő táblával amelyben tároljuk a tweet </w:t>
      </w:r>
      <w:r w:rsidR="00065A98">
        <w:rPr>
          <w:lang w:val="hu-HU"/>
        </w:rPr>
        <w:t>érzelem elemző</w:t>
      </w:r>
      <w:r>
        <w:rPr>
          <w:lang w:val="hu-HU"/>
        </w:rPr>
        <w:t xml:space="preserve"> folyamat engedélyezését. A _coordinator adattag segítségével fogjuk a tweet </w:t>
      </w:r>
      <w:r w:rsidR="00065A98">
        <w:rPr>
          <w:lang w:val="hu-HU"/>
        </w:rPr>
        <w:t>érzelem elemző</w:t>
      </w:r>
      <w:r>
        <w:rPr>
          <w:lang w:val="hu-HU"/>
        </w:rPr>
        <w:t xml:space="preserve"> folyamatát elindítani vagy megállítani. A _logger </w:t>
      </w:r>
      <w:r w:rsidR="00065A98">
        <w:rPr>
          <w:lang w:val="hu-HU"/>
        </w:rPr>
        <w:t>adattag szerepe a tweet érzelem elemzési</w:t>
      </w:r>
      <w:r>
        <w:rPr>
          <w:lang w:val="hu-HU"/>
        </w:rPr>
        <w:t xml:space="preserve"> folyamat során egy fájlba feljegyezni a végrehajtott műveleteket és ezeknek az eredményeit.</w:t>
      </w:r>
      <w:r w:rsidR="00065A98">
        <w:rPr>
          <w:lang w:val="hu-HU"/>
        </w:rPr>
        <w:t xml:space="preserve"> Az _isEnabledInDatabase adattag értéke tükrözi az adatbázisban szereplő érzelem elemző folyamat státuszát, futhat az érzelem elemző szervíz vagy nem.</w:t>
      </w:r>
    </w:p>
    <w:p w:rsidR="00416875" w:rsidRDefault="00416875" w:rsidP="00416875">
      <w:pPr>
        <w:rPr>
          <w:lang w:val="hu-HU"/>
        </w:rPr>
      </w:pPr>
      <w:r>
        <w:rPr>
          <w:lang w:val="hu-HU"/>
        </w:rPr>
        <w:t xml:space="preserve">Az OnStart </w:t>
      </w:r>
      <w:r w:rsidR="001975D7">
        <w:rPr>
          <w:lang w:val="hu-HU"/>
        </w:rPr>
        <w:t>metodús</w:t>
      </w:r>
      <w:r>
        <w:rPr>
          <w:lang w:val="hu-HU"/>
        </w:rPr>
        <w:t xml:space="preserve"> inicializálja a _timer,_dao,_logger és _coordinator adattagokat és a _timer időzítő segítségével meghívja a beállított időközönként a timer_Elapsed </w:t>
      </w:r>
      <w:r w:rsidR="001975D7">
        <w:rPr>
          <w:lang w:val="hu-HU"/>
        </w:rPr>
        <w:t>metodús</w:t>
      </w:r>
      <w:r>
        <w:rPr>
          <w:lang w:val="hu-HU"/>
        </w:rPr>
        <w:t xml:space="preserve">t. A timer_Elapsed </w:t>
      </w:r>
      <w:r w:rsidR="001975D7">
        <w:rPr>
          <w:lang w:val="hu-HU"/>
        </w:rPr>
        <w:t>metodús</w:t>
      </w:r>
      <w:r>
        <w:rPr>
          <w:lang w:val="hu-HU"/>
        </w:rPr>
        <w:t xml:space="preserve"> a _dao adattagon keresztül kiolvassa az adatbázisból, hogy a tweet </w:t>
      </w:r>
      <w:r w:rsidR="00065A98">
        <w:rPr>
          <w:lang w:val="hu-HU"/>
        </w:rPr>
        <w:t>érzelem elemzés</w:t>
      </w:r>
      <w:r>
        <w:rPr>
          <w:lang w:val="hu-HU"/>
        </w:rPr>
        <w:t xml:space="preserve"> engedélyezve van-e vagy nem, ezt elmenti egy változóba, majd az újabb időközönként ellenőrzi ha változott az engedélyezés állapota, ha változás történt akkor az  engedélyezés állapotának függvényében loggolja a kapott beállításnak az állapotát és a _coordinator adattagon keresztül elindítja vagy megállítja a tweet </w:t>
      </w:r>
      <w:r w:rsidR="00065A98">
        <w:rPr>
          <w:lang w:val="hu-HU"/>
        </w:rPr>
        <w:t>érzelem elemzési</w:t>
      </w:r>
      <w:r>
        <w:rPr>
          <w:lang w:val="hu-HU"/>
        </w:rPr>
        <w:t xml:space="preserve"> folyamatot. Az OnStop </w:t>
      </w:r>
      <w:r w:rsidR="001975D7">
        <w:rPr>
          <w:lang w:val="hu-HU"/>
        </w:rPr>
        <w:t>metodús</w:t>
      </w:r>
      <w:r>
        <w:rPr>
          <w:lang w:val="hu-HU"/>
        </w:rPr>
        <w:t xml:space="preserve"> a _coordinator adattagon kere</w:t>
      </w:r>
      <w:r w:rsidR="00065A98">
        <w:rPr>
          <w:lang w:val="hu-HU"/>
        </w:rPr>
        <w:t>sztül leállítja a tweet érzelem elemzési</w:t>
      </w:r>
      <w:r>
        <w:rPr>
          <w:lang w:val="hu-HU"/>
        </w:rPr>
        <w:t xml:space="preserve"> folyamatot.</w:t>
      </w:r>
    </w:p>
    <w:p w:rsidR="00416875" w:rsidRDefault="00065A98" w:rsidP="00065A98">
      <w:pPr>
        <w:jc w:val="center"/>
        <w:rPr>
          <w:lang w:val="hu-HU"/>
        </w:rPr>
      </w:pPr>
      <w:r>
        <w:rPr>
          <w:noProof/>
          <w:lang w:eastAsia="ro-RO"/>
        </w:rPr>
        <w:lastRenderedPageBreak/>
        <w:drawing>
          <wp:inline distT="0" distB="0" distL="0" distR="0" wp14:anchorId="259CE88F" wp14:editId="0F926CBA">
            <wp:extent cx="4095750" cy="2000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eetAnalyzerService_osztaly_diagram.png"/>
                    <pic:cNvPicPr/>
                  </pic:nvPicPr>
                  <pic:blipFill>
                    <a:blip r:embed="rId35">
                      <a:extLst>
                        <a:ext uri="{28A0092B-C50C-407E-A947-70E740481C1C}">
                          <a14:useLocalDpi xmlns:a14="http://schemas.microsoft.com/office/drawing/2010/main" val="0"/>
                        </a:ext>
                      </a:extLst>
                    </a:blip>
                    <a:stretch>
                      <a:fillRect/>
                    </a:stretch>
                  </pic:blipFill>
                  <pic:spPr>
                    <a:xfrm>
                      <a:off x="0" y="0"/>
                      <a:ext cx="4095750" cy="2000250"/>
                    </a:xfrm>
                    <a:prstGeom prst="rect">
                      <a:avLst/>
                    </a:prstGeom>
                  </pic:spPr>
                </pic:pic>
              </a:graphicData>
            </a:graphic>
          </wp:inline>
        </w:drawing>
      </w:r>
    </w:p>
    <w:p w:rsidR="00416875" w:rsidRDefault="00065A98" w:rsidP="00881F07">
      <w:pPr>
        <w:rPr>
          <w:lang w:val="hu-HU"/>
        </w:rPr>
      </w:pPr>
      <w:r>
        <w:rPr>
          <w:lang w:val="hu-HU"/>
        </w:rPr>
        <w:t>A szervíz mükődési folyamata a következő:</w:t>
      </w:r>
      <w:r w:rsidR="00883BDE">
        <w:rPr>
          <w:lang w:val="hu-HU"/>
        </w:rPr>
        <w:t xml:space="preserve"> inicializálja az adattagokat és elindítja az időzitőt. Ezután két eset lehetséges: lejárt az időzített periodús vagy megállították a szervízt. Ha megállították a szervízt akkor a érzelem elemző folyamat megáll. Ha az időzített periodús jért le akkor leellenőrizzük az adtbázisban a szerviz státuszát és megnézzük, hogy ez a státusz változott-e az előző időzítéshez képest. Ha nem változott akkor újrakezdjük a folyamatot. Ha változott a státusz akkor lemetjük az új státusz értéket. Ha a státusz értéke engedélyezett </w:t>
      </w:r>
      <w:r w:rsidR="00881F07">
        <w:rPr>
          <w:lang w:val="hu-HU"/>
        </w:rPr>
        <w:t>akkor elindítjuk a tweet analyzer coordinator-t, ha viszont nem engedélyezett, akkor megállítjuk a tweet analyzer coordinator-t. Ezután a szervíz folyamata újraindul mindkét esetben.</w:t>
      </w:r>
    </w:p>
    <w:p w:rsidR="00416875" w:rsidRDefault="00136332" w:rsidP="00F763ED">
      <w:pPr>
        <w:jc w:val="center"/>
        <w:rPr>
          <w:lang w:val="hu-HU"/>
        </w:rPr>
      </w:pPr>
      <w:r>
        <w:rPr>
          <w:noProof/>
          <w:lang w:eastAsia="ro-RO"/>
        </w:rPr>
        <w:lastRenderedPageBreak/>
        <w:drawing>
          <wp:inline distT="0" distB="0" distL="0" distR="0" wp14:anchorId="7F61C693" wp14:editId="650BFFA5">
            <wp:extent cx="5372100" cy="88912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eetAnalyzerService_activity_diagram.png"/>
                    <pic:cNvPicPr/>
                  </pic:nvPicPr>
                  <pic:blipFill>
                    <a:blip r:embed="rId36">
                      <a:extLst>
                        <a:ext uri="{28A0092B-C50C-407E-A947-70E740481C1C}">
                          <a14:useLocalDpi xmlns:a14="http://schemas.microsoft.com/office/drawing/2010/main" val="0"/>
                        </a:ext>
                      </a:extLst>
                    </a:blip>
                    <a:stretch>
                      <a:fillRect/>
                    </a:stretch>
                  </pic:blipFill>
                  <pic:spPr>
                    <a:xfrm>
                      <a:off x="0" y="0"/>
                      <a:ext cx="5372100" cy="8891270"/>
                    </a:xfrm>
                    <a:prstGeom prst="rect">
                      <a:avLst/>
                    </a:prstGeom>
                  </pic:spPr>
                </pic:pic>
              </a:graphicData>
            </a:graphic>
          </wp:inline>
        </w:drawing>
      </w:r>
    </w:p>
    <w:p w:rsidR="00F763ED" w:rsidRDefault="00F763ED" w:rsidP="00F763ED">
      <w:pPr>
        <w:rPr>
          <w:lang w:val="hu-HU"/>
        </w:rPr>
      </w:pPr>
      <w:r w:rsidRPr="000373F0">
        <w:rPr>
          <w:b/>
          <w:lang w:val="hu-HU"/>
        </w:rPr>
        <w:lastRenderedPageBreak/>
        <w:t>TweetAnalyzerCoordinator</w:t>
      </w:r>
      <w:r>
        <w:rPr>
          <w:lang w:val="hu-HU"/>
        </w:rPr>
        <w:t xml:space="preserve"> osztály szerepe a tweetek érzelem elemzési folyamatának a vezérlése. </w:t>
      </w:r>
      <w:r w:rsidR="009E6FB2">
        <w:rPr>
          <w:lang w:val="hu-HU"/>
        </w:rPr>
        <w:t xml:space="preserve">A _logger adattag segít a folyamatok naplózásában. </w:t>
      </w:r>
      <w:r>
        <w:rPr>
          <w:lang w:val="hu-HU"/>
        </w:rPr>
        <w:t xml:space="preserve">A _tDao adattag segítségével hajtunk végre majd lekérdezést az adatbázis </w:t>
      </w:r>
      <w:r w:rsidR="009E6FB2">
        <w:rPr>
          <w:lang w:val="hu-HU"/>
        </w:rPr>
        <w:t>tweet</w:t>
      </w:r>
      <w:r>
        <w:rPr>
          <w:lang w:val="hu-HU"/>
        </w:rPr>
        <w:t xml:space="preserve"> táblájá</w:t>
      </w:r>
      <w:r w:rsidR="009E6FB2">
        <w:rPr>
          <w:lang w:val="hu-HU"/>
        </w:rPr>
        <w:t>b</w:t>
      </w:r>
      <w:r>
        <w:rPr>
          <w:lang w:val="hu-HU"/>
        </w:rPr>
        <w:t>ól. A _timer adat</w:t>
      </w:r>
      <w:r w:rsidR="009E6FB2">
        <w:rPr>
          <w:lang w:val="hu-HU"/>
        </w:rPr>
        <w:t>taggal időzítjük a tweet érzelem elemző folyamat</w:t>
      </w:r>
      <w:r>
        <w:rPr>
          <w:lang w:val="hu-HU"/>
        </w:rPr>
        <w:t xml:space="preserve"> újraindítását. A</w:t>
      </w:r>
      <w:r w:rsidR="009E6FB2">
        <w:rPr>
          <w:lang w:val="hu-HU"/>
        </w:rPr>
        <w:t>z</w:t>
      </w:r>
      <w:r>
        <w:rPr>
          <w:lang w:val="hu-HU"/>
        </w:rPr>
        <w:t xml:space="preserve"> _</w:t>
      </w:r>
      <w:r w:rsidR="009E6FB2">
        <w:rPr>
          <w:lang w:val="hu-HU"/>
        </w:rPr>
        <w:t>isStopped adattag mondja meg, hogy a</w:t>
      </w:r>
      <w:r w:rsidR="00A44B4A">
        <w:rPr>
          <w:lang w:val="hu-HU"/>
        </w:rPr>
        <w:t>z elemzés</w:t>
      </w:r>
      <w:r w:rsidR="009E6FB2">
        <w:rPr>
          <w:lang w:val="hu-HU"/>
        </w:rPr>
        <w:t xml:space="preserve"> fut vagy meg van állítva.</w:t>
      </w:r>
    </w:p>
    <w:p w:rsidR="009E6FB2" w:rsidRDefault="009E6FB2" w:rsidP="00F763ED">
      <w:pPr>
        <w:rPr>
          <w:lang w:val="hu-HU"/>
        </w:rPr>
      </w:pPr>
      <w:r>
        <w:rPr>
          <w:lang w:val="hu-HU"/>
        </w:rPr>
        <w:t xml:space="preserve">Az osztály konstruktorában beállítjuk a _logger adattagnak a kapott paraméter értékét és inicializáljuk a _tDao adattagot. A StartAnalyzingTweets </w:t>
      </w:r>
      <w:r w:rsidR="001975D7">
        <w:rPr>
          <w:lang w:val="hu-HU"/>
        </w:rPr>
        <w:t>metodús</w:t>
      </w:r>
      <w:r>
        <w:rPr>
          <w:lang w:val="hu-HU"/>
        </w:rPr>
        <w:t xml:space="preserve"> naplózza az érzelem elemző folyamat elindítását, hamisra állítja az _isStopped adattagot és meghívja a ContinueTweetAnalysis </w:t>
      </w:r>
      <w:r w:rsidR="001975D7">
        <w:rPr>
          <w:lang w:val="hu-HU"/>
        </w:rPr>
        <w:t>metodús</w:t>
      </w:r>
      <w:r>
        <w:rPr>
          <w:lang w:val="hu-HU"/>
        </w:rPr>
        <w:t>t.</w:t>
      </w:r>
      <w:r w:rsidR="002D26FE">
        <w:rPr>
          <w:lang w:val="hu-HU"/>
        </w:rPr>
        <w:t xml:space="preserve"> A </w:t>
      </w:r>
      <w:r>
        <w:rPr>
          <w:lang w:val="hu-HU"/>
        </w:rPr>
        <w:t xml:space="preserve"> </w:t>
      </w:r>
      <w:r w:rsidR="002D26FE">
        <w:rPr>
          <w:lang w:val="hu-HU"/>
        </w:rPr>
        <w:t xml:space="preserve">ContinueTweetAnalysis </w:t>
      </w:r>
      <w:r w:rsidR="001975D7">
        <w:rPr>
          <w:lang w:val="hu-HU"/>
        </w:rPr>
        <w:t>metodús</w:t>
      </w:r>
      <w:r w:rsidR="002D26FE">
        <w:rPr>
          <w:lang w:val="hu-HU"/>
        </w:rPr>
        <w:t xml:space="preserve"> előkészít egy tweetekből álló listát</w:t>
      </w:r>
      <w:r w:rsidR="00C25558">
        <w:rPr>
          <w:lang w:val="hu-HU"/>
        </w:rPr>
        <w:t xml:space="preserve"> TryGetTweets </w:t>
      </w:r>
      <w:r w:rsidR="001975D7">
        <w:rPr>
          <w:lang w:val="hu-HU"/>
        </w:rPr>
        <w:t>metodús</w:t>
      </w:r>
      <w:r w:rsidR="00C25558">
        <w:rPr>
          <w:lang w:val="hu-HU"/>
        </w:rPr>
        <w:t xml:space="preserve"> meghívásával</w:t>
      </w:r>
      <w:r w:rsidR="002D26FE">
        <w:rPr>
          <w:lang w:val="hu-HU"/>
        </w:rPr>
        <w:t>.</w:t>
      </w:r>
      <w:r w:rsidR="00C25558">
        <w:rPr>
          <w:lang w:val="hu-HU"/>
        </w:rPr>
        <w:t xml:space="preserve"> Ha a lista üres akkor meghívodik a StartWaitingForNewTweets </w:t>
      </w:r>
      <w:r w:rsidR="001975D7">
        <w:rPr>
          <w:lang w:val="hu-HU"/>
        </w:rPr>
        <w:t>metodús</w:t>
      </w:r>
      <w:r w:rsidR="00C25558">
        <w:rPr>
          <w:lang w:val="hu-HU"/>
        </w:rPr>
        <w:t xml:space="preserve">. </w:t>
      </w:r>
      <w:r w:rsidR="002D26FE">
        <w:rPr>
          <w:lang w:val="hu-HU"/>
        </w:rPr>
        <w:t>Ha a listában vannak elemek,</w:t>
      </w:r>
      <w:r w:rsidR="00C25558">
        <w:rPr>
          <w:lang w:val="hu-HU"/>
        </w:rPr>
        <w:t xml:space="preserve"> akkor</w:t>
      </w:r>
      <w:r w:rsidR="002D26FE">
        <w:rPr>
          <w:lang w:val="hu-HU"/>
        </w:rPr>
        <w:t xml:space="preserve"> inicializál</w:t>
      </w:r>
      <w:r w:rsidR="001743CE">
        <w:rPr>
          <w:lang w:val="hu-HU"/>
        </w:rPr>
        <w:t xml:space="preserve"> </w:t>
      </w:r>
      <w:r w:rsidR="002D26FE">
        <w:rPr>
          <w:lang w:val="hu-HU"/>
        </w:rPr>
        <w:t>egy helyi TweetAnalyzer típusú változót</w:t>
      </w:r>
      <w:r w:rsidR="001743CE">
        <w:rPr>
          <w:lang w:val="hu-HU"/>
        </w:rPr>
        <w:t xml:space="preserve"> az analyzer névvel</w:t>
      </w:r>
      <w:r w:rsidR="002D26FE">
        <w:rPr>
          <w:lang w:val="hu-HU"/>
        </w:rPr>
        <w:t xml:space="preserve">, majd egy ciklust futtat amíg az érzelem elemzés engedélyezve van és a lista nem üres. A cikluson belül naplózzuk, hogy érzelem elemzést hajtunk végre és hány darab tweetre. A while cikluson belül egy újabb while ciklussal megyünk végig a lista elemein míg </w:t>
      </w:r>
      <w:r w:rsidR="001743CE">
        <w:rPr>
          <w:lang w:val="hu-HU"/>
        </w:rPr>
        <w:t xml:space="preserve">az érzelem elemzés engedélyezve van és a lista nem üres. Ezen a második cikluson belül az analyzer-nek meghívjuk az Analyze </w:t>
      </w:r>
      <w:r w:rsidR="001975D7">
        <w:rPr>
          <w:lang w:val="hu-HU"/>
        </w:rPr>
        <w:t>metodús</w:t>
      </w:r>
      <w:r w:rsidR="001743CE">
        <w:rPr>
          <w:lang w:val="hu-HU"/>
        </w:rPr>
        <w:t>at, amely lementi a kiértékelt eredmányeket és visszatéríti a sikersen kiértékelt tweetek számát. Miután végigmentünk a lista elemein naplózzuk az érzelem elemzés eredményét. Ezután ha az érzelem elemző folyamat engedélyezve van újratöltsük az elemzésre szánt tweetek listáját, a következő tweetekkel. Egy helyi változó segítségével követjük azt, hogy hány tweetet elemeztünk.</w:t>
      </w:r>
      <w:r w:rsidR="00C25558">
        <w:rPr>
          <w:lang w:val="hu-HU"/>
        </w:rPr>
        <w:t xml:space="preserve"> Ha a lista elemei elfogynak meghívodik a StartWaitingForNewTweets </w:t>
      </w:r>
      <w:r w:rsidR="001975D7">
        <w:rPr>
          <w:lang w:val="hu-HU"/>
        </w:rPr>
        <w:t>metodús</w:t>
      </w:r>
      <w:r w:rsidR="00C25558">
        <w:rPr>
          <w:lang w:val="hu-HU"/>
        </w:rPr>
        <w:t>, más esetben naplózzuk, hogy megállt az elemzés.</w:t>
      </w:r>
      <w:r w:rsidR="00DA2750">
        <w:rPr>
          <w:lang w:val="hu-HU"/>
        </w:rPr>
        <w:t xml:space="preserve"> A TryGetTweets </w:t>
      </w:r>
      <w:r w:rsidR="001975D7">
        <w:rPr>
          <w:lang w:val="hu-HU"/>
        </w:rPr>
        <w:t>metodús</w:t>
      </w:r>
      <w:r w:rsidR="00DA2750">
        <w:rPr>
          <w:lang w:val="hu-HU"/>
        </w:rPr>
        <w:t xml:space="preserve"> paraméterként megkapja, hogy hány tweetet kell átugorjon, egy try-catch-ben meghívja a _tDao adattagról a GetTweetsForEvaluation </w:t>
      </w:r>
      <w:r w:rsidR="001975D7">
        <w:rPr>
          <w:lang w:val="hu-HU"/>
        </w:rPr>
        <w:t>metodús</w:t>
      </w:r>
      <w:r w:rsidR="00DA2750">
        <w:rPr>
          <w:lang w:val="hu-HU"/>
        </w:rPr>
        <w:t xml:space="preserve">t. Hiba esetén naplózza a hibát és null értéket térít vissza, sikeres kapcsolodás után visszatérít egy tweetekből álló listát. A StartWaitingForNewTweets </w:t>
      </w:r>
      <w:r w:rsidR="001975D7">
        <w:rPr>
          <w:lang w:val="hu-HU"/>
        </w:rPr>
        <w:t>metodús</w:t>
      </w:r>
      <w:r w:rsidR="00DA2750">
        <w:rPr>
          <w:lang w:val="hu-HU"/>
        </w:rPr>
        <w:t xml:space="preserve"> naplózza, hogy tweet hiány miatt várakozás következett be, majd időzíti a várakozást 5 percre. A timer_Elapsed </w:t>
      </w:r>
      <w:r w:rsidR="001975D7">
        <w:rPr>
          <w:lang w:val="hu-HU"/>
        </w:rPr>
        <w:t>metodús</w:t>
      </w:r>
      <w:r w:rsidR="00DA2750">
        <w:rPr>
          <w:lang w:val="hu-HU"/>
        </w:rPr>
        <w:t xml:space="preserve"> meghívja a DestroyTimer </w:t>
      </w:r>
      <w:r w:rsidR="001975D7">
        <w:rPr>
          <w:lang w:val="hu-HU"/>
        </w:rPr>
        <w:t>metodús</w:t>
      </w:r>
      <w:r w:rsidR="00DA2750">
        <w:rPr>
          <w:lang w:val="hu-HU"/>
        </w:rPr>
        <w:t xml:space="preserve">t majd utána a ContinueTweetAnalysis </w:t>
      </w:r>
      <w:r w:rsidR="001975D7">
        <w:rPr>
          <w:lang w:val="hu-HU"/>
        </w:rPr>
        <w:t>metodús</w:t>
      </w:r>
      <w:r w:rsidR="00DA2750">
        <w:rPr>
          <w:lang w:val="hu-HU"/>
        </w:rPr>
        <w:t xml:space="preserve">t. A StopAnalyzingTweets </w:t>
      </w:r>
      <w:r w:rsidR="001975D7">
        <w:rPr>
          <w:lang w:val="hu-HU"/>
        </w:rPr>
        <w:t>metodús</w:t>
      </w:r>
      <w:r w:rsidR="00DA2750">
        <w:rPr>
          <w:lang w:val="hu-HU"/>
        </w:rPr>
        <w:t xml:space="preserve"> meghívja DestroyTimer </w:t>
      </w:r>
      <w:r w:rsidR="001975D7">
        <w:rPr>
          <w:lang w:val="hu-HU"/>
        </w:rPr>
        <w:t>metodús</w:t>
      </w:r>
      <w:r w:rsidR="00DA2750">
        <w:rPr>
          <w:lang w:val="hu-HU"/>
        </w:rPr>
        <w:t xml:space="preserve">t, </w:t>
      </w:r>
      <w:r w:rsidR="008152C0">
        <w:rPr>
          <w:lang w:val="hu-HU"/>
        </w:rPr>
        <w:t xml:space="preserve">beállítja az _isStopped adattagot igazra és naplózza, hogy az érzelem elemzési folyamat megállt. A DestroyTimer </w:t>
      </w:r>
      <w:r w:rsidR="001975D7">
        <w:rPr>
          <w:lang w:val="hu-HU"/>
        </w:rPr>
        <w:t>metodús</w:t>
      </w:r>
      <w:r w:rsidR="008152C0">
        <w:rPr>
          <w:lang w:val="hu-HU"/>
        </w:rPr>
        <w:t xml:space="preserve"> ha a _timer adattag nem null, akkor meghívja a rajta a Stop </w:t>
      </w:r>
      <w:r w:rsidR="001975D7">
        <w:rPr>
          <w:lang w:val="hu-HU"/>
        </w:rPr>
        <w:t>metodús</w:t>
      </w:r>
      <w:r w:rsidR="008152C0">
        <w:rPr>
          <w:lang w:val="hu-HU"/>
        </w:rPr>
        <w:t>t.</w:t>
      </w:r>
    </w:p>
    <w:p w:rsidR="00416875" w:rsidRDefault="000373F0" w:rsidP="000373F0">
      <w:pPr>
        <w:jc w:val="center"/>
        <w:rPr>
          <w:lang w:val="hu-HU"/>
        </w:rPr>
      </w:pPr>
      <w:r>
        <w:rPr>
          <w:noProof/>
          <w:lang w:eastAsia="ro-RO"/>
        </w:rPr>
        <w:lastRenderedPageBreak/>
        <w:drawing>
          <wp:inline distT="0" distB="0" distL="0" distR="0" wp14:anchorId="185B3BBA" wp14:editId="7F0F1FCA">
            <wp:extent cx="4762500" cy="2571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eetAnalyzerCoordinator_osztaly_diagram.png"/>
                    <pic:cNvPicPr/>
                  </pic:nvPicPr>
                  <pic:blipFill>
                    <a:blip r:embed="rId37">
                      <a:extLst>
                        <a:ext uri="{28A0092B-C50C-407E-A947-70E740481C1C}">
                          <a14:useLocalDpi xmlns:a14="http://schemas.microsoft.com/office/drawing/2010/main" val="0"/>
                        </a:ext>
                      </a:extLst>
                    </a:blip>
                    <a:stretch>
                      <a:fillRect/>
                    </a:stretch>
                  </pic:blipFill>
                  <pic:spPr>
                    <a:xfrm>
                      <a:off x="0" y="0"/>
                      <a:ext cx="4762500" cy="2571750"/>
                    </a:xfrm>
                    <a:prstGeom prst="rect">
                      <a:avLst/>
                    </a:prstGeom>
                  </pic:spPr>
                </pic:pic>
              </a:graphicData>
            </a:graphic>
          </wp:inline>
        </w:drawing>
      </w:r>
    </w:p>
    <w:p w:rsidR="00416875" w:rsidRPr="00967620" w:rsidRDefault="00967620" w:rsidP="00E343B6">
      <w:pPr>
        <w:rPr>
          <w:lang w:val="hu-HU"/>
        </w:rPr>
      </w:pPr>
      <w:r>
        <w:rPr>
          <w:lang w:val="hu-HU"/>
        </w:rPr>
        <w:t>A TweetAnalyzerCoordinator folyamat azzal kezdődik hogy lekérdezzük az adatbázisból a soron következő 5</w:t>
      </w:r>
      <w:r>
        <w:rPr>
          <w:lang w:val="en-US"/>
        </w:rPr>
        <w:t>0 d</w:t>
      </w:r>
      <w:r>
        <w:rPr>
          <w:lang w:val="hu-HU"/>
        </w:rPr>
        <w:t>arab tweetet.</w:t>
      </w:r>
      <w:r w:rsidR="00DF3DE0">
        <w:rPr>
          <w:lang w:val="hu-HU"/>
        </w:rPr>
        <w:t xml:space="preserve"> Ha nincsenek tweetek akkor 5 perces várakozás után újból lekérdezzük az adatbázisról a tweeteket. Ha megvan a tweet listánk akkor elkezdjük az elemzést</w:t>
      </w:r>
      <w:r w:rsidR="00A44B4A">
        <w:rPr>
          <w:lang w:val="hu-HU"/>
        </w:rPr>
        <w:t>, utána pedig ellenőrizzük ha megállt-e az elemzési folyamat. Ha megállt a folyamat akkor megállitjuk az időzítöt és az elemzési folyamatot. Ha nincs megállítás akkor újból lekérdezzük a következő  5</w:t>
      </w:r>
      <w:r w:rsidR="00A44B4A">
        <w:rPr>
          <w:lang w:val="en-US"/>
        </w:rPr>
        <w:t>0 d</w:t>
      </w:r>
      <w:r w:rsidR="00A44B4A">
        <w:rPr>
          <w:lang w:val="hu-HU"/>
        </w:rPr>
        <w:t>arab tweetet.</w:t>
      </w:r>
    </w:p>
    <w:p w:rsidR="000F659C" w:rsidRDefault="000F659C" w:rsidP="0004690C">
      <w:pPr>
        <w:jc w:val="center"/>
        <w:rPr>
          <w:lang w:val="hu-HU"/>
        </w:rPr>
      </w:pPr>
      <w:r>
        <w:rPr>
          <w:noProof/>
          <w:lang w:eastAsia="ro-RO"/>
        </w:rPr>
        <w:lastRenderedPageBreak/>
        <w:drawing>
          <wp:inline distT="0" distB="0" distL="0" distR="0" wp14:anchorId="024384B1" wp14:editId="73463AF6">
            <wp:extent cx="4762500" cy="6477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eetAnalyzerCoordinator_activity_diagram.png"/>
                    <pic:cNvPicPr/>
                  </pic:nvPicPr>
                  <pic:blipFill>
                    <a:blip r:embed="rId38">
                      <a:extLst>
                        <a:ext uri="{28A0092B-C50C-407E-A947-70E740481C1C}">
                          <a14:useLocalDpi xmlns:a14="http://schemas.microsoft.com/office/drawing/2010/main" val="0"/>
                        </a:ext>
                      </a:extLst>
                    </a:blip>
                    <a:stretch>
                      <a:fillRect/>
                    </a:stretch>
                  </pic:blipFill>
                  <pic:spPr>
                    <a:xfrm>
                      <a:off x="0" y="0"/>
                      <a:ext cx="4762500" cy="6477000"/>
                    </a:xfrm>
                    <a:prstGeom prst="rect">
                      <a:avLst/>
                    </a:prstGeom>
                  </pic:spPr>
                </pic:pic>
              </a:graphicData>
            </a:graphic>
          </wp:inline>
        </w:drawing>
      </w:r>
    </w:p>
    <w:p w:rsidR="009B58BB" w:rsidRDefault="008412EF" w:rsidP="00E343B6">
      <w:pPr>
        <w:rPr>
          <w:lang w:val="hu-HU"/>
        </w:rPr>
      </w:pPr>
      <w:r>
        <w:rPr>
          <w:lang w:val="hu-HU"/>
        </w:rPr>
        <w:t xml:space="preserve">A </w:t>
      </w:r>
      <w:r w:rsidRPr="00167204">
        <w:rPr>
          <w:b/>
          <w:lang w:val="hu-HU"/>
        </w:rPr>
        <w:t>TweetAnalyzer</w:t>
      </w:r>
      <w:r>
        <w:rPr>
          <w:lang w:val="hu-HU"/>
        </w:rPr>
        <w:t xml:space="preserve"> osztály szerepa a tweetek szövegének az érzelmi elemzése és az elemzés eredményeinek elmentése az adatbázisban. A _logger adattag segít a folyamatok naplózásában. A _characteristicDAO,</w:t>
      </w:r>
      <w:r w:rsidRPr="008412EF">
        <w:rPr>
          <w:lang w:val="hu-HU"/>
        </w:rPr>
        <w:t xml:space="preserve"> </w:t>
      </w:r>
      <w:r>
        <w:rPr>
          <w:lang w:val="hu-HU"/>
        </w:rPr>
        <w:t>_synonymDAO, _keywordDAO és _evaluatedResultDAO adattagokon keresztül érjük el az adatbázisból a Characteristic, Synonym, Keyword és EvaluatedResult táblákat.</w:t>
      </w:r>
      <w:r w:rsidR="00167204">
        <w:rPr>
          <w:lang w:val="hu-HU"/>
        </w:rPr>
        <w:t xml:space="preserve"> A _textAnalyzer adattag segít a tweet szövegének az érzelem elemzésére való előkészítésében.</w:t>
      </w:r>
    </w:p>
    <w:p w:rsidR="00167204" w:rsidRDefault="00167204" w:rsidP="00E343B6">
      <w:pPr>
        <w:rPr>
          <w:lang w:val="en-US"/>
        </w:rPr>
      </w:pPr>
      <w:r>
        <w:rPr>
          <w:lang w:val="hu-HU"/>
        </w:rPr>
        <w:t>Az osztály konstruktorában a _logger adattagnak átadjuk a paraméter értékét, valamint inicializáljuk a _characteristicDAO,</w:t>
      </w:r>
      <w:r w:rsidRPr="008412EF">
        <w:rPr>
          <w:lang w:val="hu-HU"/>
        </w:rPr>
        <w:t xml:space="preserve"> </w:t>
      </w:r>
      <w:r>
        <w:rPr>
          <w:lang w:val="hu-HU"/>
        </w:rPr>
        <w:t xml:space="preserve">_synonymDAO, _keywordDAO, _evaluatedResultDAO és _textAnalyzer adattagokat. Az Analyze </w:t>
      </w:r>
      <w:r w:rsidR="001975D7">
        <w:rPr>
          <w:lang w:val="hu-HU"/>
        </w:rPr>
        <w:t>metodús</w:t>
      </w:r>
      <w:r>
        <w:rPr>
          <w:lang w:val="hu-HU"/>
        </w:rPr>
        <w:t xml:space="preserve"> paraméterként megkapja azt a tweetet amelynek </w:t>
      </w:r>
      <w:r>
        <w:rPr>
          <w:lang w:val="hu-HU"/>
        </w:rPr>
        <w:lastRenderedPageBreak/>
        <w:t xml:space="preserve">a szövegjén az érzelmi elemzést fogjuk végezni. </w:t>
      </w:r>
      <w:r w:rsidR="004651EB">
        <w:rPr>
          <w:lang w:val="hu-HU"/>
        </w:rPr>
        <w:t xml:space="preserve">Deklarálunk egy lokális változót amely a talált érzelmek számát fogja nyilvántartani, totalSentiments néven kezdetben zéros értékkel. Egy TextPreprocessor típusú lokális változót is inicalizálunk preprocesser néven. Lekérdezzük a categoryIds lokális változóba a tweetben szereplő összes kategoriát. A  categoryIds lista minden elemére lekérdezzük </w:t>
      </w:r>
      <w:r w:rsidR="00EB43A4">
        <w:rPr>
          <w:lang w:val="hu-HU"/>
        </w:rPr>
        <w:t>az adott kategoriához tartozó</w:t>
      </w:r>
      <w:r w:rsidR="004651EB">
        <w:rPr>
          <w:lang w:val="hu-HU"/>
        </w:rPr>
        <w:t xml:space="preserve"> </w:t>
      </w:r>
      <w:r w:rsidR="00EB43A4">
        <w:rPr>
          <w:lang w:val="hu-HU"/>
        </w:rPr>
        <w:t>kulcsszavakat, szinonimákat és tulajdonságokat, a keywords, synonyms és characteristics lokális listákba.</w:t>
      </w:r>
      <w:r w:rsidR="00AE44A3">
        <w:rPr>
          <w:lang w:val="hu-HU"/>
        </w:rPr>
        <w:t xml:space="preserve"> A keywords és characteristics lista elemeiből elkészítsük a </w:t>
      </w:r>
      <w:r w:rsidR="006E6D2F">
        <w:rPr>
          <w:lang w:val="hu-HU"/>
        </w:rPr>
        <w:t xml:space="preserve">keywordsForAnalyzer és characteristicsForAnalyzer lokális listákat. A preprocessor lokális változón meghívjuk az Preprocess </w:t>
      </w:r>
      <w:r w:rsidR="001975D7">
        <w:rPr>
          <w:lang w:val="hu-HU"/>
        </w:rPr>
        <w:t>metodús</w:t>
      </w:r>
      <w:r w:rsidR="006E6D2F">
        <w:rPr>
          <w:lang w:val="hu-HU"/>
        </w:rPr>
        <w:t xml:space="preserve">t átadva paraméterként a tweet szövegét, a szinonimák és a kulcsszavak listáját és visszakapunk egy preprocessedText lokális string típusú változót. Meghívjuk a _textAnalyzer adattag Analyze </w:t>
      </w:r>
      <w:r w:rsidR="001975D7">
        <w:rPr>
          <w:lang w:val="hu-HU"/>
        </w:rPr>
        <w:t>metodús</w:t>
      </w:r>
      <w:r w:rsidR="006E6D2F">
        <w:rPr>
          <w:lang w:val="hu-HU"/>
        </w:rPr>
        <w:t>át átadva paraméterként a preprocessedText változót, a keywordsForAnalyzer és characteristicsForAnalyzer listákat, visszakapunk egy sentiments lokális listát</w:t>
      </w:r>
      <w:r w:rsidR="00462DB4">
        <w:rPr>
          <w:lang w:val="hu-HU"/>
        </w:rPr>
        <w:t>,</w:t>
      </w:r>
      <w:r w:rsidR="006E6D2F">
        <w:rPr>
          <w:lang w:val="hu-HU"/>
        </w:rPr>
        <w:t xml:space="preserve"> amely </w:t>
      </w:r>
      <w:r w:rsidR="00462DB4">
        <w:rPr>
          <w:lang w:val="hu-HU"/>
        </w:rPr>
        <w:t>ILi</w:t>
      </w:r>
      <w:r w:rsidR="006E6D2F">
        <w:rPr>
          <w:lang w:val="hu-HU"/>
        </w:rPr>
        <w:t>st</w:t>
      </w:r>
      <w:r w:rsidR="006E6D2F">
        <w:rPr>
          <w:lang w:val="en-US"/>
        </w:rPr>
        <w:t>&lt;AM.SentimentOfRelations&gt;  típusú.</w:t>
      </w:r>
      <w:r w:rsidR="00462DB4">
        <w:rPr>
          <w:lang w:val="en-US"/>
        </w:rPr>
        <w:t xml:space="preserve"> Inicializáljuk a results listát amely EvaluationResult típusú. Foreach ciklussal bejárjuk a sentiments lista elemeit. A results listát feltöltjük a sentiments lista elemeiben eltárolt eredményekkel. Meghívjuk a TrySaveEvaluatedResult </w:t>
      </w:r>
      <w:r w:rsidR="001975D7">
        <w:rPr>
          <w:lang w:val="en-US"/>
        </w:rPr>
        <w:t>metodús</w:t>
      </w:r>
      <w:r w:rsidR="00462DB4">
        <w:rPr>
          <w:lang w:val="en-US"/>
        </w:rPr>
        <w:t xml:space="preserve">t ha a results lista nem üres. Frissitjük a totalSentiments változó értékét az újonnan sikeresen lementett </w:t>
      </w:r>
      <w:r w:rsidR="003C7FDA">
        <w:rPr>
          <w:lang w:val="en-US"/>
        </w:rPr>
        <w:t xml:space="preserve">érzelmi </w:t>
      </w:r>
      <w:r w:rsidR="00462DB4">
        <w:rPr>
          <w:lang w:val="en-US"/>
        </w:rPr>
        <w:t>eredmények számával, majd visszatérítjük az értékét.</w:t>
      </w:r>
      <w:r w:rsidR="001B23E0">
        <w:rPr>
          <w:lang w:val="en-US"/>
        </w:rPr>
        <w:t xml:space="preserve"> A TrySaveEvaluatedResult </w:t>
      </w:r>
      <w:r w:rsidR="001975D7">
        <w:rPr>
          <w:lang w:val="en-US"/>
        </w:rPr>
        <w:t>metodús</w:t>
      </w:r>
      <w:r w:rsidR="001B23E0">
        <w:rPr>
          <w:lang w:val="en-US"/>
        </w:rPr>
        <w:t xml:space="preserve"> paraméterként megkapja az EvaluationResult típusú listát. Try-catch-ben naplózza az információt arról, hogy hány érzelmi elemzést fog lememteni az adatbázisba és meghívja az _evaluatedResultDao adattagról a SaveEvaluatedTweets </w:t>
      </w:r>
      <w:r w:rsidR="001975D7">
        <w:rPr>
          <w:lang w:val="en-US"/>
        </w:rPr>
        <w:t>metodús</w:t>
      </w:r>
      <w:r w:rsidR="001B23E0">
        <w:rPr>
          <w:lang w:val="en-US"/>
        </w:rPr>
        <w:t>t továbbadva paraméterként az eredmények listáját. Hiba fellépése esetén naplózza az információt, hogy az adatbázisba nem sikerült lementeni az adatokat.</w:t>
      </w:r>
    </w:p>
    <w:p w:rsidR="001B23E0" w:rsidRPr="006E6D2F" w:rsidRDefault="007870B9" w:rsidP="007870B9">
      <w:pPr>
        <w:jc w:val="center"/>
        <w:rPr>
          <w:lang w:val="hu-HU"/>
        </w:rPr>
      </w:pPr>
      <w:r>
        <w:rPr>
          <w:noProof/>
          <w:lang w:eastAsia="ro-RO"/>
        </w:rPr>
        <w:drawing>
          <wp:inline distT="0" distB="0" distL="0" distR="0" wp14:anchorId="6850E634" wp14:editId="029C4CF5">
            <wp:extent cx="4381500" cy="2095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eetAnalyzer_osztaly_diagram.png"/>
                    <pic:cNvPicPr/>
                  </pic:nvPicPr>
                  <pic:blipFill>
                    <a:blip r:embed="rId39">
                      <a:extLst>
                        <a:ext uri="{28A0092B-C50C-407E-A947-70E740481C1C}">
                          <a14:useLocalDpi xmlns:a14="http://schemas.microsoft.com/office/drawing/2010/main" val="0"/>
                        </a:ext>
                      </a:extLst>
                    </a:blip>
                    <a:stretch>
                      <a:fillRect/>
                    </a:stretch>
                  </pic:blipFill>
                  <pic:spPr>
                    <a:xfrm>
                      <a:off x="0" y="0"/>
                      <a:ext cx="4381500" cy="2095500"/>
                    </a:xfrm>
                    <a:prstGeom prst="rect">
                      <a:avLst/>
                    </a:prstGeom>
                  </pic:spPr>
                </pic:pic>
              </a:graphicData>
            </a:graphic>
          </wp:inline>
        </w:drawing>
      </w:r>
    </w:p>
    <w:p w:rsidR="006D726B" w:rsidRPr="006D726B" w:rsidRDefault="00BC713A" w:rsidP="00E343B6">
      <w:pPr>
        <w:rPr>
          <w:lang w:val="hu-HU"/>
        </w:rPr>
      </w:pPr>
      <w:r>
        <w:rPr>
          <w:lang w:val="hu-HU"/>
        </w:rPr>
        <w:t xml:space="preserve">A </w:t>
      </w:r>
      <w:r w:rsidRPr="004A6DB0">
        <w:rPr>
          <w:b/>
          <w:lang w:val="hu-HU"/>
        </w:rPr>
        <w:t>TextAnalyzer</w:t>
      </w:r>
      <w:r>
        <w:rPr>
          <w:lang w:val="hu-HU"/>
        </w:rPr>
        <w:t xml:space="preserve"> osztály szerepe a tweet szövegének a Stanford Parser segítségével </w:t>
      </w:r>
      <w:r w:rsidR="00BF4E1F">
        <w:rPr>
          <w:lang w:val="hu-HU"/>
        </w:rPr>
        <w:t xml:space="preserve">a mondattani és érzelmi kielemzése. A _pipeline adattag biztosítja a hozzáférést a Stanford Parser szövegelemzőjéhez. A  _relationFinder és a _sentimentFinder adattagok segítségével fogjuk </w:t>
      </w:r>
      <w:r w:rsidR="00BF4E1F">
        <w:rPr>
          <w:lang w:val="hu-HU"/>
        </w:rPr>
        <w:lastRenderedPageBreak/>
        <w:t xml:space="preserve">megkeresni a szövegben a kulcsszavak és tulajdonságok közti kapcsolatokat, valamint az érzelmeket megkeresni az előbb megtalált kapcsolatokban. Az Analyze </w:t>
      </w:r>
      <w:r w:rsidR="001975D7">
        <w:rPr>
          <w:lang w:val="hu-HU"/>
        </w:rPr>
        <w:t>metodús</w:t>
      </w:r>
      <w:r w:rsidR="00151DD3">
        <w:rPr>
          <w:lang w:val="hu-HU"/>
        </w:rPr>
        <w:t xml:space="preserve"> paraméterként megkapja az elemzésre szánt szöveget, a kulcsszavak és tulajdonságok listáját. A _relationFinder adattagon meghívja a FindRelations </w:t>
      </w:r>
      <w:r w:rsidR="001975D7">
        <w:rPr>
          <w:lang w:val="hu-HU"/>
        </w:rPr>
        <w:t>metodús</w:t>
      </w:r>
      <w:r w:rsidR="00151DD3">
        <w:rPr>
          <w:lang w:val="hu-HU"/>
        </w:rPr>
        <w:t>t átadva a szöveget, a kulcsszavakat és a tulajdonságokat</w:t>
      </w:r>
      <w:r w:rsidR="004A6DB0">
        <w:rPr>
          <w:lang w:val="hu-HU"/>
        </w:rPr>
        <w:t xml:space="preserve"> visszakapva a relations Relation típusú listát</w:t>
      </w:r>
      <w:r w:rsidR="00151DD3">
        <w:rPr>
          <w:lang w:val="hu-HU"/>
        </w:rPr>
        <w:t>.</w:t>
      </w:r>
      <w:r w:rsidR="004A6DB0">
        <w:rPr>
          <w:lang w:val="hu-HU"/>
        </w:rPr>
        <w:t xml:space="preserve"> A result SentimentOfRelation típusú listát feltöltjük a _sentimentFinder adattagon a FindSentiments </w:t>
      </w:r>
      <w:r w:rsidR="001975D7">
        <w:rPr>
          <w:lang w:val="hu-HU"/>
        </w:rPr>
        <w:t>metodús</w:t>
      </w:r>
      <w:r w:rsidR="004A6DB0">
        <w:rPr>
          <w:lang w:val="hu-HU"/>
        </w:rPr>
        <w:t xml:space="preserve"> meghívásával, amelynek paraméterként átadjuk a szöveget és relations listát. A </w:t>
      </w:r>
      <w:r w:rsidR="001975D7">
        <w:rPr>
          <w:lang w:val="hu-HU"/>
        </w:rPr>
        <w:t>metodús</w:t>
      </w:r>
      <w:r w:rsidR="004A6DB0">
        <w:rPr>
          <w:lang w:val="hu-HU"/>
        </w:rPr>
        <w:t xml:space="preserve"> eredményként visszatéríti a result listát. A CreatePipeline </w:t>
      </w:r>
      <w:r w:rsidR="001975D7">
        <w:rPr>
          <w:lang w:val="hu-HU"/>
        </w:rPr>
        <w:t>metodús</w:t>
      </w:r>
      <w:r w:rsidR="004A6DB0">
        <w:rPr>
          <w:lang w:val="hu-HU"/>
        </w:rPr>
        <w:t xml:space="preserve"> </w:t>
      </w:r>
      <w:r w:rsidR="006D726B">
        <w:rPr>
          <w:lang w:val="hu-HU"/>
        </w:rPr>
        <w:t xml:space="preserve">inicializálja és visszatéríti a Stanford Parser szövegelemzőt. Egy java.Util.properties típusú változó segítségével megadjuk az általunk felhasznált annotátorokat mint: </w:t>
      </w:r>
      <w:r w:rsidR="006D726B">
        <w:rPr>
          <w:lang w:val="en-US"/>
        </w:rPr>
        <w:t>“</w:t>
      </w:r>
      <w:r w:rsidR="006D726B" w:rsidRPr="006D726B">
        <w:rPr>
          <w:lang w:val="hu-HU"/>
        </w:rPr>
        <w:t>tokenize, ssplit, pos, lemma, parse, sentiment</w:t>
      </w:r>
      <w:r w:rsidR="006D726B">
        <w:rPr>
          <w:lang w:val="en-US"/>
        </w:rPr>
        <w:t xml:space="preserve">”, valamint a Stanford Parser </w:t>
      </w:r>
      <w:r w:rsidR="006D726B">
        <w:rPr>
          <w:lang w:val="hu-HU"/>
        </w:rPr>
        <w:t>által használt modelek útvonalát.</w:t>
      </w:r>
    </w:p>
    <w:p w:rsidR="006D726B" w:rsidRDefault="001C6E96" w:rsidP="001C6E96">
      <w:pPr>
        <w:jc w:val="center"/>
        <w:rPr>
          <w:lang w:val="en-US"/>
        </w:rPr>
      </w:pPr>
      <w:r>
        <w:rPr>
          <w:noProof/>
          <w:lang w:eastAsia="ro-RO"/>
        </w:rPr>
        <w:drawing>
          <wp:inline distT="0" distB="0" distL="0" distR="0" wp14:anchorId="41411457" wp14:editId="78B6366E">
            <wp:extent cx="5939790" cy="1234440"/>
            <wp:effectExtent l="0" t="0" r="381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Analyzer_osztaly_diagram.png"/>
                    <pic:cNvPicPr/>
                  </pic:nvPicPr>
                  <pic:blipFill>
                    <a:blip r:embed="rId40">
                      <a:extLst>
                        <a:ext uri="{28A0092B-C50C-407E-A947-70E740481C1C}">
                          <a14:useLocalDpi xmlns:a14="http://schemas.microsoft.com/office/drawing/2010/main" val="0"/>
                        </a:ext>
                      </a:extLst>
                    </a:blip>
                    <a:stretch>
                      <a:fillRect/>
                    </a:stretch>
                  </pic:blipFill>
                  <pic:spPr>
                    <a:xfrm>
                      <a:off x="0" y="0"/>
                      <a:ext cx="5939790" cy="1234440"/>
                    </a:xfrm>
                    <a:prstGeom prst="rect">
                      <a:avLst/>
                    </a:prstGeom>
                  </pic:spPr>
                </pic:pic>
              </a:graphicData>
            </a:graphic>
          </wp:inline>
        </w:drawing>
      </w:r>
    </w:p>
    <w:p w:rsidR="00F33F05" w:rsidRDefault="009531F7" w:rsidP="00E343B6">
      <w:pPr>
        <w:rPr>
          <w:lang w:val="hu-HU"/>
        </w:rPr>
      </w:pPr>
      <w:r>
        <w:rPr>
          <w:lang w:val="hu-HU"/>
        </w:rPr>
        <w:t xml:space="preserve">A </w:t>
      </w:r>
      <w:r w:rsidRPr="001B01AB">
        <w:rPr>
          <w:b/>
          <w:lang w:val="hu-HU"/>
        </w:rPr>
        <w:t>TextRelationFinder</w:t>
      </w:r>
      <w:r>
        <w:rPr>
          <w:lang w:val="hu-HU"/>
        </w:rPr>
        <w:t xml:space="preserve"> osztály szerepe a tweet szövegében megkeresni a kapcsolatokat a kulcsszavak és tulajdonságok között. A _pipeline adattag biztosítja a hozzáférést a Stanford Parser szövegelemzőjéhez. A FindRelations </w:t>
      </w:r>
      <w:r w:rsidR="001975D7">
        <w:rPr>
          <w:lang w:val="hu-HU"/>
        </w:rPr>
        <w:t>metodús</w:t>
      </w:r>
      <w:r>
        <w:rPr>
          <w:lang w:val="hu-HU"/>
        </w:rPr>
        <w:t xml:space="preserve"> paraméterként megkapja az elemezendő szöveget, a kulcsszavak és a tulajdonságok listáját,</w:t>
      </w:r>
      <w:r w:rsidR="00C73B85">
        <w:rPr>
          <w:lang w:val="hu-HU"/>
        </w:rPr>
        <w:t xml:space="preserve"> </w:t>
      </w:r>
      <w:r>
        <w:rPr>
          <w:lang w:val="hu-HU"/>
        </w:rPr>
        <w:t xml:space="preserve">végül visszatérít egy Relation típusú elemekből álló listát. </w:t>
      </w:r>
      <w:r w:rsidR="006925D8">
        <w:rPr>
          <w:lang w:val="hu-HU"/>
        </w:rPr>
        <w:t xml:space="preserve">Először meghívja a CoreMapForSentence </w:t>
      </w:r>
      <w:r w:rsidR="001975D7">
        <w:rPr>
          <w:lang w:val="hu-HU"/>
        </w:rPr>
        <w:t>metodús</w:t>
      </w:r>
      <w:r w:rsidR="006925D8">
        <w:rPr>
          <w:lang w:val="hu-HU"/>
        </w:rPr>
        <w:t xml:space="preserve">t átadva paraméterként a szöveget és a visszatérített értéket tárolja a coreMap CoreMap típusú változóban. Ha ez a változó null, akkor a </w:t>
      </w:r>
      <w:r w:rsidR="001975D7">
        <w:rPr>
          <w:lang w:val="hu-HU"/>
        </w:rPr>
        <w:t>metodús</w:t>
      </w:r>
      <w:r w:rsidR="006925D8">
        <w:rPr>
          <w:lang w:val="hu-HU"/>
        </w:rPr>
        <w:t xml:space="preserve"> visszatérít egy üres listát. Ha viszont van értéke, akkor meghívja a </w:t>
      </w:r>
      <w:r w:rsidR="006925D8" w:rsidRPr="006925D8">
        <w:rPr>
          <w:lang w:val="hu-HU"/>
        </w:rPr>
        <w:t>CollapsedCCProcessedDependenciesForCoreMap</w:t>
      </w:r>
      <w:r w:rsidR="006925D8">
        <w:rPr>
          <w:lang w:val="hu-HU"/>
        </w:rPr>
        <w:t xml:space="preserve"> </w:t>
      </w:r>
      <w:r w:rsidR="001975D7">
        <w:rPr>
          <w:lang w:val="hu-HU"/>
        </w:rPr>
        <w:t>metodús</w:t>
      </w:r>
      <w:r w:rsidR="006925D8">
        <w:rPr>
          <w:lang w:val="hu-HU"/>
        </w:rPr>
        <w:t xml:space="preserve">t átadva a coreMap változót mint paraméter. A meghívott </w:t>
      </w:r>
      <w:r w:rsidR="001975D7">
        <w:rPr>
          <w:lang w:val="hu-HU"/>
        </w:rPr>
        <w:t>metodús</w:t>
      </w:r>
      <w:r w:rsidR="006925D8">
        <w:rPr>
          <w:lang w:val="hu-HU"/>
        </w:rPr>
        <w:t xml:space="preserve"> eredményét a dependencies SemanticGraph típusú változóba tároljuk. A SemanticGraph típusú változót átadjuk mint paraméter a </w:t>
      </w:r>
      <w:r w:rsidR="006925D8" w:rsidRPr="006925D8">
        <w:rPr>
          <w:lang w:val="hu-HU"/>
        </w:rPr>
        <w:t>ConvertToAdjacencyGraph</w:t>
      </w:r>
      <w:r w:rsidR="009523F0">
        <w:rPr>
          <w:lang w:val="hu-HU"/>
        </w:rPr>
        <w:t xml:space="preserve"> </w:t>
      </w:r>
      <w:r w:rsidR="001975D7">
        <w:rPr>
          <w:lang w:val="hu-HU"/>
        </w:rPr>
        <w:t>metodús</w:t>
      </w:r>
      <w:r w:rsidR="009523F0">
        <w:rPr>
          <w:lang w:val="hu-HU"/>
        </w:rPr>
        <w:t xml:space="preserve">nak a visszatérített értéket pedig a graph AdjacencyGraph típusú változóba tároljuk. Inicializáljuk a </w:t>
      </w:r>
      <w:r w:rsidR="009523F0" w:rsidRPr="009523F0">
        <w:rPr>
          <w:lang w:val="hu-HU"/>
        </w:rPr>
        <w:t>distancesByNoun</w:t>
      </w:r>
      <w:r w:rsidR="009523F0">
        <w:rPr>
          <w:lang w:val="hu-HU"/>
        </w:rPr>
        <w:t xml:space="preserve"> </w:t>
      </w:r>
      <w:r w:rsidR="009523F0" w:rsidRPr="009523F0">
        <w:rPr>
          <w:lang w:val="hu-HU"/>
        </w:rPr>
        <w:t>Dictionary&lt;WordVertex, List&lt;Distance&gt;&gt;</w:t>
      </w:r>
      <w:r w:rsidR="00F031A5">
        <w:rPr>
          <w:lang w:val="hu-HU"/>
        </w:rPr>
        <w:t xml:space="preserve"> típusú változót. Meghívjuk a </w:t>
      </w:r>
      <w:r w:rsidR="00F031A5" w:rsidRPr="00F031A5">
        <w:rPr>
          <w:lang w:val="hu-HU"/>
        </w:rPr>
        <w:t>FindNounVertices</w:t>
      </w:r>
      <w:r w:rsidR="00F031A5">
        <w:rPr>
          <w:lang w:val="hu-HU"/>
        </w:rPr>
        <w:t xml:space="preserve"> </w:t>
      </w:r>
      <w:r w:rsidR="001975D7">
        <w:rPr>
          <w:lang w:val="hu-HU"/>
        </w:rPr>
        <w:t>metodús</w:t>
      </w:r>
      <w:r w:rsidR="00F031A5">
        <w:rPr>
          <w:lang w:val="hu-HU"/>
        </w:rPr>
        <w:t xml:space="preserve">t, átadva a graph változót paraméterként, a visszakapott WordVertex típusú elemkből álló listát eltároljuk a </w:t>
      </w:r>
      <w:r w:rsidR="00F031A5" w:rsidRPr="00F031A5">
        <w:rPr>
          <w:lang w:val="hu-HU"/>
        </w:rPr>
        <w:t>nounVertices</w:t>
      </w:r>
      <w:r w:rsidR="00F031A5">
        <w:rPr>
          <w:lang w:val="hu-HU"/>
        </w:rPr>
        <w:t xml:space="preserve"> változóba. Ez a lista tartalmazza az összes főnév típusú csúcspontot. </w:t>
      </w:r>
      <w:r w:rsidR="00303F0D">
        <w:rPr>
          <w:lang w:val="hu-HU"/>
        </w:rPr>
        <w:t xml:space="preserve">Végighaladva a nounVertices lista elemein, kiszámoljuk a CalculateDistancesToNouns metódus segítségével a távolságot az éppen aktuális főnévtől a graph-ban szereplő összes többi főnévhez. Az így visszatérített listát eltároljuk a distancesByNoun szótárban az éppen aktuális főnév értéket használva, mint kulcs. </w:t>
      </w:r>
      <w:r w:rsidR="00086B8B">
        <w:rPr>
          <w:lang w:val="hu-HU"/>
        </w:rPr>
        <w:t xml:space="preserve">Létrehozzuk a </w:t>
      </w:r>
      <w:r w:rsidR="00086B8B">
        <w:rPr>
          <w:lang w:val="hu-HU"/>
        </w:rPr>
        <w:lastRenderedPageBreak/>
        <w:t>filtered nevű, List</w:t>
      </w:r>
      <w:r w:rsidR="00086B8B" w:rsidRPr="009523F0">
        <w:rPr>
          <w:lang w:val="hu-HU"/>
        </w:rPr>
        <w:t>&lt;Distance&gt;</w:t>
      </w:r>
      <w:r w:rsidR="00086B8B">
        <w:rPr>
          <w:lang w:val="hu-HU"/>
        </w:rPr>
        <w:t xml:space="preserve"> típusú listát, melybe azokat a távolságokat fogjuk tárolni, melyek kulcsszó és tulajdonság közötti kapcsolatot jelölnek. </w:t>
      </w:r>
      <w:r w:rsidR="00303F0D">
        <w:rPr>
          <w:lang w:val="hu-HU"/>
        </w:rPr>
        <w:t>Végigj</w:t>
      </w:r>
      <w:r w:rsidR="00086B8B">
        <w:rPr>
          <w:lang w:val="hu-HU"/>
        </w:rPr>
        <w:t>árj</w:t>
      </w:r>
      <w:r w:rsidR="00303F0D">
        <w:rPr>
          <w:lang w:val="hu-HU"/>
        </w:rPr>
        <w:t xml:space="preserve">uk a distancesByNoun szótár azon kulcs értékeit, melyek kulcsszavak. Meghatározzuk a kulcsszóhoz legközelebb eső tulajdonságokat. </w:t>
      </w:r>
      <w:r w:rsidR="00086B8B">
        <w:rPr>
          <w:lang w:val="hu-HU"/>
        </w:rPr>
        <w:t>Ha e tulajdonságokhoz nem létezik más, közelebb eső kulcsszó, mint az éppen aktuális, akkor betesszük a filtered nevű listába. Ha e tulajdonságokhoz létezik ugyanolyan távolságra eső más tulajdonság, mint a kulcsszó és tulajdonság közti távolság, akkor betesszük a filtered listába a kulcsszó és a másik tulajdonság közti távolságot is. A metódus végén végigjárjuk a filtered listát és átalakítjuk az elemeket Relation típusú objektumokká, melyeket a result List</w:t>
      </w:r>
      <w:r w:rsidR="00086B8B" w:rsidRPr="009523F0">
        <w:rPr>
          <w:lang w:val="hu-HU"/>
        </w:rPr>
        <w:t>&lt;</w:t>
      </w:r>
      <w:r w:rsidR="00086B8B">
        <w:rPr>
          <w:lang w:val="hu-HU"/>
        </w:rPr>
        <w:t>Relation</w:t>
      </w:r>
      <w:r w:rsidR="00086B8B" w:rsidRPr="009523F0">
        <w:rPr>
          <w:lang w:val="hu-HU"/>
        </w:rPr>
        <w:t>&gt;</w:t>
      </w:r>
      <w:r w:rsidR="00086B8B">
        <w:rPr>
          <w:lang w:val="hu-HU"/>
        </w:rPr>
        <w:t xml:space="preserve"> típusú listába tárolunk. </w:t>
      </w:r>
      <w:r w:rsidR="00B50924">
        <w:rPr>
          <w:lang w:val="hu-HU"/>
        </w:rPr>
        <w:t>Végül ezt a listát térítjük vissza a metódusból.</w:t>
      </w:r>
      <w:r w:rsidR="0072170B">
        <w:rPr>
          <w:lang w:val="hu-HU"/>
        </w:rPr>
        <w:t xml:space="preserve"> </w:t>
      </w:r>
      <w:r w:rsidR="00F33F05">
        <w:rPr>
          <w:lang w:val="hu-HU"/>
        </w:rPr>
        <w:t xml:space="preserve">A CoreMapForSentence </w:t>
      </w:r>
      <w:r w:rsidR="001975D7">
        <w:rPr>
          <w:lang w:val="hu-HU"/>
        </w:rPr>
        <w:t>metodús</w:t>
      </w:r>
      <w:r w:rsidR="00F33F05">
        <w:rPr>
          <w:lang w:val="hu-HU"/>
        </w:rPr>
        <w:t xml:space="preserve"> paraméterként megkapja az elemezendő szöveget és vissz</w:t>
      </w:r>
      <w:r w:rsidR="00086B8B">
        <w:rPr>
          <w:lang w:val="hu-HU"/>
        </w:rPr>
        <w:t>a</w:t>
      </w:r>
      <w:r w:rsidR="00F33F05">
        <w:rPr>
          <w:lang w:val="hu-HU"/>
        </w:rPr>
        <w:t xml:space="preserve">téríti a Stanford Parser által annotált mondatot, az annotációk típusát a _pipeline adattag tartalmazza. A </w:t>
      </w:r>
      <w:r w:rsidR="00F33F05" w:rsidRPr="00F33F05">
        <w:rPr>
          <w:lang w:val="hu-HU"/>
        </w:rPr>
        <w:t>CollapsedCCProcessedDependenciesForCoreMap</w:t>
      </w:r>
      <w:r w:rsidR="00F33F05">
        <w:rPr>
          <w:lang w:val="hu-HU"/>
        </w:rPr>
        <w:t xml:space="preserve"> </w:t>
      </w:r>
      <w:r w:rsidR="001975D7">
        <w:rPr>
          <w:lang w:val="hu-HU"/>
        </w:rPr>
        <w:t>metodús</w:t>
      </w:r>
      <w:r w:rsidR="00F33F05">
        <w:rPr>
          <w:lang w:val="hu-HU"/>
        </w:rPr>
        <w:t xml:space="preserve"> paramáterkánt megkapja a coreMap változót és ez alapján ugyancsak a Stanford Parser-t használva visszatérít egy </w:t>
      </w:r>
      <w:r w:rsidR="00F33F05" w:rsidRPr="00F33F05">
        <w:rPr>
          <w:lang w:val="hu-HU"/>
        </w:rPr>
        <w:t>SemanticGraphCoreAnnotations</w:t>
      </w:r>
      <w:r w:rsidR="009E0A1C">
        <w:rPr>
          <w:lang w:val="hu-HU"/>
        </w:rPr>
        <w:t>.</w:t>
      </w:r>
      <w:r w:rsidR="00F33F05" w:rsidRPr="00F33F05">
        <w:rPr>
          <w:lang w:val="hu-HU"/>
        </w:rPr>
        <w:t>CollapsedCCProcessedDependenciesAnnotation</w:t>
      </w:r>
      <w:r w:rsidR="00F33F05">
        <w:rPr>
          <w:lang w:val="hu-HU"/>
        </w:rPr>
        <w:t xml:space="preserve"> típusú </w:t>
      </w:r>
      <w:r w:rsidR="009E0A1C">
        <w:rPr>
          <w:lang w:val="hu-HU"/>
        </w:rPr>
        <w:t>szematikus gráfot</w:t>
      </w:r>
      <w:r w:rsidR="00F33F05">
        <w:rPr>
          <w:lang w:val="hu-HU"/>
        </w:rPr>
        <w:t>, abban az esetben ha a coreMap paraméternek van értéke.</w:t>
      </w:r>
      <w:r w:rsidR="00612822">
        <w:rPr>
          <w:lang w:val="hu-HU"/>
        </w:rPr>
        <w:t xml:space="preserve"> A </w:t>
      </w:r>
      <w:r w:rsidR="00612822" w:rsidRPr="00612822">
        <w:rPr>
          <w:lang w:val="hu-HU"/>
        </w:rPr>
        <w:t>ConvertToAdjacencyGraph</w:t>
      </w:r>
      <w:r w:rsidR="00612822">
        <w:rPr>
          <w:lang w:val="hu-HU"/>
        </w:rPr>
        <w:t xml:space="preserve"> </w:t>
      </w:r>
      <w:r w:rsidR="001975D7">
        <w:rPr>
          <w:lang w:val="hu-HU"/>
        </w:rPr>
        <w:t>metodús</w:t>
      </w:r>
      <w:r w:rsidR="00612822">
        <w:rPr>
          <w:lang w:val="hu-HU"/>
        </w:rPr>
        <w:t xml:space="preserve"> megkap egy SematicGraph típusú paramétert és ezt átalakítja </w:t>
      </w:r>
      <w:r w:rsidR="00612822" w:rsidRPr="00612822">
        <w:rPr>
          <w:lang w:val="hu-HU"/>
        </w:rPr>
        <w:t>AdjacencyGraph&lt;WordVertex, SEdge&lt;WordVertex&gt;&gt;</w:t>
      </w:r>
      <w:r w:rsidR="00612822">
        <w:rPr>
          <w:lang w:val="hu-HU"/>
        </w:rPr>
        <w:t xml:space="preserve"> típusú gráffá. A </w:t>
      </w:r>
      <w:r w:rsidR="00612822" w:rsidRPr="00612822">
        <w:rPr>
          <w:lang w:val="hu-HU"/>
        </w:rPr>
        <w:t>WordVertexFromIndexedWord</w:t>
      </w:r>
      <w:r w:rsidR="00612822">
        <w:rPr>
          <w:lang w:val="hu-HU"/>
        </w:rPr>
        <w:t xml:space="preserve"> </w:t>
      </w:r>
      <w:r w:rsidR="001975D7">
        <w:rPr>
          <w:lang w:val="hu-HU"/>
        </w:rPr>
        <w:t>metodús</w:t>
      </w:r>
      <w:r w:rsidR="00612822">
        <w:rPr>
          <w:lang w:val="hu-HU"/>
        </w:rPr>
        <w:t xml:space="preserve"> az  </w:t>
      </w:r>
      <w:r w:rsidR="00612822" w:rsidRPr="00612822">
        <w:rPr>
          <w:lang w:val="hu-HU"/>
        </w:rPr>
        <w:t>IndexedWord</w:t>
      </w:r>
      <w:r w:rsidR="00612822">
        <w:rPr>
          <w:lang w:val="hu-HU"/>
        </w:rPr>
        <w:t xml:space="preserve"> típusú paramétert alakítja át saját </w:t>
      </w:r>
      <w:r w:rsidR="00612822" w:rsidRPr="00612822">
        <w:rPr>
          <w:lang w:val="hu-HU"/>
        </w:rPr>
        <w:t>WordVertex</w:t>
      </w:r>
      <w:r w:rsidR="00612822">
        <w:rPr>
          <w:lang w:val="hu-HU"/>
        </w:rPr>
        <w:t xml:space="preserve"> típusú csúcsnak. A </w:t>
      </w:r>
      <w:r w:rsidR="00612822" w:rsidRPr="00612822">
        <w:rPr>
          <w:lang w:val="hu-HU"/>
        </w:rPr>
        <w:t>FindNounVertices</w:t>
      </w:r>
      <w:r w:rsidR="00612822">
        <w:rPr>
          <w:lang w:val="hu-HU"/>
        </w:rPr>
        <w:t xml:space="preserve"> </w:t>
      </w:r>
      <w:r w:rsidR="001975D7">
        <w:rPr>
          <w:lang w:val="hu-HU"/>
        </w:rPr>
        <w:t>metodús</w:t>
      </w:r>
      <w:r w:rsidR="00612822">
        <w:rPr>
          <w:lang w:val="hu-HU"/>
        </w:rPr>
        <w:t xml:space="preserve"> a </w:t>
      </w:r>
      <w:r w:rsidR="00612822" w:rsidRPr="00612822">
        <w:rPr>
          <w:lang w:val="hu-HU"/>
        </w:rPr>
        <w:t>AdjacencyGraph</w:t>
      </w:r>
      <w:r w:rsidR="00612822">
        <w:rPr>
          <w:lang w:val="hu-HU"/>
        </w:rPr>
        <w:t xml:space="preserve"> típusú paramáterből előkészít egy</w:t>
      </w:r>
      <w:r w:rsidR="00612822" w:rsidRPr="00612822">
        <w:t xml:space="preserve"> </w:t>
      </w:r>
      <w:r w:rsidR="00612822" w:rsidRPr="00612822">
        <w:rPr>
          <w:lang w:val="hu-HU"/>
        </w:rPr>
        <w:t>WordVertex</w:t>
      </w:r>
      <w:r w:rsidR="00612822">
        <w:rPr>
          <w:lang w:val="hu-HU"/>
        </w:rPr>
        <w:t xml:space="preserve"> típusú elemekből álló listát ami tartalmazza a gráfban szereplő összes főnevet.</w:t>
      </w:r>
      <w:r w:rsidR="002A38C7">
        <w:rPr>
          <w:lang w:val="hu-HU"/>
        </w:rPr>
        <w:t xml:space="preserve"> A </w:t>
      </w:r>
      <w:r w:rsidR="002A38C7" w:rsidRPr="002A38C7">
        <w:rPr>
          <w:lang w:val="hu-HU"/>
        </w:rPr>
        <w:t>CalculateDistancesToNouns</w:t>
      </w:r>
      <w:r w:rsidR="002A38C7">
        <w:rPr>
          <w:lang w:val="hu-HU"/>
        </w:rPr>
        <w:t xml:space="preserve"> </w:t>
      </w:r>
      <w:r w:rsidR="001975D7">
        <w:rPr>
          <w:lang w:val="hu-HU"/>
        </w:rPr>
        <w:t>metodús</w:t>
      </w:r>
      <w:r w:rsidR="002A38C7">
        <w:rPr>
          <w:lang w:val="hu-HU"/>
        </w:rPr>
        <w:t xml:space="preserve">nak átadjuk paraméterként egy </w:t>
      </w:r>
      <w:r w:rsidR="002A38C7" w:rsidRPr="002A38C7">
        <w:rPr>
          <w:lang w:val="hu-HU"/>
        </w:rPr>
        <w:t>AdjacencyGraph</w:t>
      </w:r>
      <w:r w:rsidR="002A38C7">
        <w:rPr>
          <w:lang w:val="hu-HU"/>
        </w:rPr>
        <w:t xml:space="preserve"> típusú gráfot és egy WordVertex típusú csúcsot. A </w:t>
      </w:r>
      <w:r w:rsidR="001975D7">
        <w:rPr>
          <w:lang w:val="hu-HU"/>
        </w:rPr>
        <w:t>metodús</w:t>
      </w:r>
      <w:r w:rsidR="002A38C7">
        <w:rPr>
          <w:lang w:val="hu-HU"/>
        </w:rPr>
        <w:t xml:space="preserve"> felhasználva a QuickGraph-nak a </w:t>
      </w:r>
      <w:r w:rsidR="002A38C7" w:rsidRPr="002A38C7">
        <w:rPr>
          <w:lang w:val="hu-HU"/>
        </w:rPr>
        <w:t>ShortestPathsDijkstra</w:t>
      </w:r>
      <w:r w:rsidR="002A38C7">
        <w:rPr>
          <w:lang w:val="hu-HU"/>
        </w:rPr>
        <w:t xml:space="preserve"> </w:t>
      </w:r>
      <w:r w:rsidR="001975D7">
        <w:rPr>
          <w:lang w:val="hu-HU"/>
        </w:rPr>
        <w:t>metodús</w:t>
      </w:r>
      <w:r w:rsidR="002A38C7">
        <w:rPr>
          <w:lang w:val="hu-HU"/>
        </w:rPr>
        <w:t xml:space="preserve">át felépít egy </w:t>
      </w:r>
      <w:r w:rsidR="002A38C7" w:rsidRPr="002A38C7">
        <w:rPr>
          <w:lang w:val="hu-HU"/>
        </w:rPr>
        <w:t>Distance</w:t>
      </w:r>
      <w:r w:rsidR="002A38C7">
        <w:rPr>
          <w:lang w:val="hu-HU"/>
        </w:rPr>
        <w:t xml:space="preserve"> típusú elemekből álló listát, ami tartalmazza a mondatban szereplő összes főnevek közti </w:t>
      </w:r>
      <w:r w:rsidR="001B01AB">
        <w:rPr>
          <w:lang w:val="hu-HU"/>
        </w:rPr>
        <w:t xml:space="preserve">legkisebb </w:t>
      </w:r>
      <w:r w:rsidR="002A38C7">
        <w:rPr>
          <w:lang w:val="hu-HU"/>
        </w:rPr>
        <w:t>távolságokat.</w:t>
      </w:r>
    </w:p>
    <w:p w:rsidR="003D0AC5" w:rsidRDefault="00A80119" w:rsidP="00A80119">
      <w:pPr>
        <w:jc w:val="center"/>
        <w:rPr>
          <w:lang w:val="hu-HU"/>
        </w:rPr>
      </w:pPr>
      <w:r>
        <w:rPr>
          <w:noProof/>
          <w:lang w:eastAsia="ro-RO"/>
        </w:rPr>
        <w:drawing>
          <wp:inline distT="0" distB="0" distL="0" distR="0" wp14:anchorId="01530F3A" wp14:editId="6A7BE1E2">
            <wp:extent cx="5939790" cy="146748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RelationFinder_osztaly_diagram.png"/>
                    <pic:cNvPicPr/>
                  </pic:nvPicPr>
                  <pic:blipFill>
                    <a:blip r:embed="rId41">
                      <a:extLst>
                        <a:ext uri="{28A0092B-C50C-407E-A947-70E740481C1C}">
                          <a14:useLocalDpi xmlns:a14="http://schemas.microsoft.com/office/drawing/2010/main" val="0"/>
                        </a:ext>
                      </a:extLst>
                    </a:blip>
                    <a:stretch>
                      <a:fillRect/>
                    </a:stretch>
                  </pic:blipFill>
                  <pic:spPr>
                    <a:xfrm>
                      <a:off x="0" y="0"/>
                      <a:ext cx="5939790" cy="1467485"/>
                    </a:xfrm>
                    <a:prstGeom prst="rect">
                      <a:avLst/>
                    </a:prstGeom>
                  </pic:spPr>
                </pic:pic>
              </a:graphicData>
            </a:graphic>
          </wp:inline>
        </w:drawing>
      </w:r>
    </w:p>
    <w:p w:rsidR="00001729" w:rsidRDefault="003D0AC5" w:rsidP="00E343B6">
      <w:pPr>
        <w:rPr>
          <w:lang w:val="hu-HU"/>
        </w:rPr>
      </w:pPr>
      <w:r>
        <w:rPr>
          <w:lang w:val="hu-HU"/>
        </w:rPr>
        <w:t xml:space="preserve">A </w:t>
      </w:r>
      <w:r w:rsidRPr="00F05E23">
        <w:rPr>
          <w:b/>
          <w:lang w:val="hu-HU"/>
        </w:rPr>
        <w:t>TextSentimentFinder</w:t>
      </w:r>
      <w:r>
        <w:rPr>
          <w:lang w:val="hu-HU"/>
        </w:rPr>
        <w:t xml:space="preserve"> osztály</w:t>
      </w:r>
      <w:r w:rsidR="00F05E23">
        <w:rPr>
          <w:lang w:val="hu-HU"/>
        </w:rPr>
        <w:t xml:space="preserve"> szerepe az érzelmi elemzés elvégzése. </w:t>
      </w:r>
      <w:r w:rsidR="00F100FD">
        <w:rPr>
          <w:lang w:val="hu-HU"/>
        </w:rPr>
        <w:t xml:space="preserve">A _pipeline adattag biztosítja a hozzáférést a Stanford Parser szövegelemzőjéhez. Az osztály konstruktorában a _pipeline adattagnak átadjuk a kapott paraméter értékét. A FindSentiments </w:t>
      </w:r>
      <w:r w:rsidR="001975D7">
        <w:rPr>
          <w:lang w:val="hu-HU"/>
        </w:rPr>
        <w:t>metodús</w:t>
      </w:r>
      <w:r w:rsidR="00F100FD">
        <w:rPr>
          <w:lang w:val="hu-HU"/>
        </w:rPr>
        <w:t xml:space="preserve"> paraméterként megkapja </w:t>
      </w:r>
      <w:r w:rsidR="00001729">
        <w:rPr>
          <w:lang w:val="hu-HU"/>
        </w:rPr>
        <w:t xml:space="preserve">az elemzésre szánt szöveget és egy Relation </w:t>
      </w:r>
      <w:r w:rsidR="00584D5F">
        <w:rPr>
          <w:lang w:val="hu-HU"/>
        </w:rPr>
        <w:t xml:space="preserve">típusú elemkből álló listát. </w:t>
      </w:r>
      <w:r w:rsidR="00584D5F">
        <w:rPr>
          <w:lang w:val="hu-HU"/>
        </w:rPr>
        <w:lastRenderedPageBreak/>
        <w:t>Amennyiben a paraméterként kapott lista üres, visszatérítünk egy üres SentimentOfRelation elemekből álló listát.</w:t>
      </w:r>
      <w:r w:rsidR="003E0F63">
        <w:rPr>
          <w:lang w:val="hu-HU"/>
        </w:rPr>
        <w:t xml:space="preserve"> Felhasználva a CoreMapForSentence metódust, átalakítjuk a paraméterként kapott szöveget egy CoreMap típusú objektummá. A CoreMap típusú objektumból kiszűrünk egy olyan CoreLabel típusú elemeket tartalmazó listát, melyek el vannak látva TokensAnnotation típusú annotációval. Szintén a CoreMap objektumból kivesszük a SentimentCoreAnnotation-el ellátott érzelmi fát. A továbbiakban végighaladunk a paraméterként kapott relációkon, és minden relációra meghatározzuk a reláció érzelmi értékét </w:t>
      </w:r>
      <w:r w:rsidR="003E0F63" w:rsidRPr="003E0F63">
        <w:rPr>
          <w:lang w:val="hu-HU"/>
        </w:rPr>
        <w:t>FindRelationWordsAndVerb</w:t>
      </w:r>
      <w:r w:rsidR="003E0F63">
        <w:rPr>
          <w:lang w:val="hu-HU"/>
        </w:rPr>
        <w:t xml:space="preserve"> metódus segítségével</w:t>
      </w:r>
      <w:r w:rsidR="00E245EF">
        <w:rPr>
          <w:lang w:val="hu-HU"/>
        </w:rPr>
        <w:t>, átadva a CoreLabel listát, az érzelmi fát és a relációt</w:t>
      </w:r>
      <w:r w:rsidR="003E0F63">
        <w:rPr>
          <w:lang w:val="hu-HU"/>
        </w:rPr>
        <w:t xml:space="preserve">. </w:t>
      </w:r>
      <w:r w:rsidR="003B7F5F">
        <w:rPr>
          <w:lang w:val="hu-HU"/>
        </w:rPr>
        <w:t>A metódus végén ellenőrizzük, hogy ugyanannyi érzelmi értéket találtunk, mint ahány relációt kaptunk paraméterként. Amennyiben az érzelmi értékek száma kisebb, mint a relációk száma kivételt dobunk. A metódus végén visszatérítjük az érzelmi értékeket tartalmazó listát.</w:t>
      </w:r>
      <w:r w:rsidR="0007352B">
        <w:rPr>
          <w:lang w:val="hu-HU"/>
        </w:rPr>
        <w:t xml:space="preserve"> </w:t>
      </w:r>
      <w:r w:rsidR="00001729">
        <w:rPr>
          <w:lang w:val="hu-HU"/>
        </w:rPr>
        <w:t xml:space="preserve">A CoreMapForSentence </w:t>
      </w:r>
      <w:r w:rsidR="001975D7">
        <w:rPr>
          <w:lang w:val="hu-HU"/>
        </w:rPr>
        <w:t>metodús</w:t>
      </w:r>
      <w:r w:rsidR="00001729">
        <w:rPr>
          <w:lang w:val="hu-HU"/>
        </w:rPr>
        <w:t xml:space="preserve"> paraméterként megkapja az elemezendő szöveget és vissz</w:t>
      </w:r>
      <w:r w:rsidR="001975D7">
        <w:rPr>
          <w:lang w:val="hu-HU"/>
        </w:rPr>
        <w:t>a</w:t>
      </w:r>
      <w:r w:rsidR="00001729">
        <w:rPr>
          <w:lang w:val="hu-HU"/>
        </w:rPr>
        <w:t>téríti a Stanford Parser által annotált mondatot, az annotációk típusát a _pipeline adattag tartalmazza.</w:t>
      </w:r>
    </w:p>
    <w:p w:rsidR="00001729" w:rsidRDefault="00001729" w:rsidP="00E343B6">
      <w:pPr>
        <w:rPr>
          <w:lang w:val="hu-HU"/>
        </w:rPr>
      </w:pPr>
      <w:r>
        <w:rPr>
          <w:lang w:val="hu-HU"/>
        </w:rPr>
        <w:t xml:space="preserve">A </w:t>
      </w:r>
      <w:r w:rsidRPr="00001729">
        <w:rPr>
          <w:lang w:val="hu-HU"/>
        </w:rPr>
        <w:t>FindRelationWordsAndVerb</w:t>
      </w:r>
      <w:r>
        <w:rPr>
          <w:lang w:val="hu-HU"/>
        </w:rPr>
        <w:t xml:space="preserve"> </w:t>
      </w:r>
      <w:r w:rsidR="001975D7">
        <w:rPr>
          <w:lang w:val="hu-HU"/>
        </w:rPr>
        <w:t>metodús</w:t>
      </w:r>
      <w:r w:rsidR="0007352B">
        <w:rPr>
          <w:lang w:val="hu-HU"/>
        </w:rPr>
        <w:t xml:space="preserve"> segítségével határozzuk meg az érzelmi értékét egy relációnak. Ehhez felhasználjuk a paraméterként kapott érzelmi fát és TokensAnnotation-al ellátott CoreLabel listát. A metódus úgy működik, hogy végigjárja az érzelmi fát poszt-order bejárást használva. Az érzelmi fa csomópontjai szövegként tartalmaznak egy-egy mondatrészt, amint ezt a </w:t>
      </w:r>
      <w:r w:rsidR="0007352B">
        <w:rPr>
          <w:lang w:val="hu-HU"/>
        </w:rPr>
        <w:fldChar w:fldCharType="begin"/>
      </w:r>
      <w:r w:rsidR="0007352B">
        <w:rPr>
          <w:lang w:val="hu-HU"/>
        </w:rPr>
        <w:instrText xml:space="preserve"> REF _Ref423453266 \r \h </w:instrText>
      </w:r>
      <w:r w:rsidR="0007352B">
        <w:rPr>
          <w:lang w:val="hu-HU"/>
        </w:rPr>
      </w:r>
      <w:r w:rsidR="0007352B">
        <w:rPr>
          <w:lang w:val="hu-HU"/>
        </w:rPr>
        <w:fldChar w:fldCharType="separate"/>
      </w:r>
      <w:r w:rsidR="0007352B">
        <w:rPr>
          <w:lang w:val="hu-HU"/>
        </w:rPr>
        <w:t>3.5</w:t>
      </w:r>
      <w:r w:rsidR="0007352B">
        <w:rPr>
          <w:lang w:val="hu-HU"/>
        </w:rPr>
        <w:fldChar w:fldCharType="end"/>
      </w:r>
      <w:r w:rsidR="0007352B">
        <w:rPr>
          <w:lang w:val="hu-HU"/>
        </w:rPr>
        <w:t xml:space="preserve"> fejezetben már ismertettem. A metódus addig halad a fa csomópontjain, míg egy olyan csomópontot nem talál, melyben szerepel a kulcsszó, a tulajdonság </w:t>
      </w:r>
      <w:r w:rsidR="00300C19">
        <w:rPr>
          <w:lang w:val="hu-HU"/>
        </w:rPr>
        <w:t>és</w:t>
      </w:r>
      <w:r w:rsidR="0007352B">
        <w:rPr>
          <w:lang w:val="hu-HU"/>
        </w:rPr>
        <w:t xml:space="preserve"> egy ige.</w:t>
      </w:r>
      <w:r w:rsidR="00300C19">
        <w:rPr>
          <w:lang w:val="hu-HU"/>
        </w:rPr>
        <w:t xml:space="preserve"> Ennek a csomópontnak az érzelmi értékét téríti vissza eredményként. </w:t>
      </w:r>
    </w:p>
    <w:p w:rsidR="00001729" w:rsidRDefault="00001729" w:rsidP="00E343B6">
      <w:pPr>
        <w:rPr>
          <w:lang w:val="hu-HU"/>
        </w:rPr>
      </w:pPr>
      <w:r>
        <w:rPr>
          <w:lang w:val="hu-HU"/>
        </w:rPr>
        <w:t xml:space="preserve">Az IsVerb </w:t>
      </w:r>
      <w:r w:rsidR="001975D7">
        <w:rPr>
          <w:lang w:val="hu-HU"/>
        </w:rPr>
        <w:t>metodús</w:t>
      </w:r>
      <w:r>
        <w:rPr>
          <w:lang w:val="hu-HU"/>
        </w:rPr>
        <w:t xml:space="preserve"> a kapott string típusú paraméterre megnézi, hogy igeként van-e annotálva a Stanford Parser által vagy nem</w:t>
      </w:r>
      <w:r w:rsidR="00AC7531">
        <w:rPr>
          <w:lang w:val="hu-HU"/>
        </w:rPr>
        <w:t>.</w:t>
      </w:r>
    </w:p>
    <w:p w:rsidR="003D0AC5" w:rsidRDefault="00A80119" w:rsidP="00A80119">
      <w:pPr>
        <w:jc w:val="center"/>
        <w:rPr>
          <w:lang w:val="hu-HU"/>
        </w:rPr>
      </w:pPr>
      <w:r>
        <w:rPr>
          <w:noProof/>
          <w:lang w:eastAsia="ro-RO"/>
        </w:rPr>
        <w:drawing>
          <wp:inline distT="0" distB="0" distL="0" distR="0">
            <wp:extent cx="5939790" cy="1311275"/>
            <wp:effectExtent l="0" t="0" r="381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SentimentFinder_osztaly_diagram.png"/>
                    <pic:cNvPicPr/>
                  </pic:nvPicPr>
                  <pic:blipFill>
                    <a:blip r:embed="rId42">
                      <a:extLst>
                        <a:ext uri="{28A0092B-C50C-407E-A947-70E740481C1C}">
                          <a14:useLocalDpi xmlns:a14="http://schemas.microsoft.com/office/drawing/2010/main" val="0"/>
                        </a:ext>
                      </a:extLst>
                    </a:blip>
                    <a:stretch>
                      <a:fillRect/>
                    </a:stretch>
                  </pic:blipFill>
                  <pic:spPr>
                    <a:xfrm>
                      <a:off x="0" y="0"/>
                      <a:ext cx="5939790" cy="1311275"/>
                    </a:xfrm>
                    <a:prstGeom prst="rect">
                      <a:avLst/>
                    </a:prstGeom>
                  </pic:spPr>
                </pic:pic>
              </a:graphicData>
            </a:graphic>
          </wp:inline>
        </w:drawing>
      </w:r>
    </w:p>
    <w:p w:rsidR="003D0AC5" w:rsidRDefault="003D0AC5" w:rsidP="00E343B6">
      <w:pPr>
        <w:rPr>
          <w:lang w:val="hu-HU"/>
        </w:rPr>
      </w:pPr>
      <w:r>
        <w:rPr>
          <w:lang w:val="hu-HU"/>
        </w:rPr>
        <w:t>A segéd mode</w:t>
      </w:r>
      <w:r w:rsidR="00300C19">
        <w:rPr>
          <w:lang w:val="hu-HU"/>
        </w:rPr>
        <w:t xml:space="preserve">ll osztályok azért voltak létrehozva, hogy az érzelemelemző modul osztályai ezek segítségével működjenek együtt. A Distance és a WordVertex osztályok a QuickGraph típusú gráfokban levő távolságokat, valamint szó-csomópontokat reprezentálják. A távolságnak van egy forrása és célja, valamint egy értéke. A szó-csomópont eltárolja a szót, mint karakterlánc, a mondatbeli pozícióját, hogy milyen szótani szerepet tölt be, valamint a szó lemmatizált alakját. A Keyword és Characteristic osztályok egy-egy karakterláncot tárolnak. A Relation osztály egy </w:t>
      </w:r>
      <w:r w:rsidR="00300C19">
        <w:rPr>
          <w:lang w:val="hu-HU"/>
        </w:rPr>
        <w:lastRenderedPageBreak/>
        <w:t xml:space="preserve">kulcsszó és karakterisztika közti relációt modellez. A SentimentOfRelation osztály </w:t>
      </w:r>
      <w:r w:rsidR="00AF79CC">
        <w:rPr>
          <w:lang w:val="hu-HU"/>
        </w:rPr>
        <w:t>egy relációt tartalmaz, 2 mondatrészletet és az érzelmi értékeket</w:t>
      </w:r>
      <w:r w:rsidR="00983BEF">
        <w:rPr>
          <w:lang w:val="hu-HU"/>
        </w:rPr>
        <w:t xml:space="preserve"> százalékosan kifejezve</w:t>
      </w:r>
      <w:r w:rsidR="00AF79CC">
        <w:rPr>
          <w:lang w:val="hu-HU"/>
        </w:rPr>
        <w:t xml:space="preserve">. A yield mondatrészlet, a mondat azon részét tartalmazza, melyben szerepel a reláció kulcsszava, tulajdonsága és egy ige. A labeledYield mondatrészlet ugyanazokat a szavakat </w:t>
      </w:r>
      <w:r w:rsidR="00BD68BC">
        <w:rPr>
          <w:lang w:val="hu-HU"/>
        </w:rPr>
        <w:t>tartalmazza,</w:t>
      </w:r>
      <w:r w:rsidR="00AF79CC">
        <w:rPr>
          <w:lang w:val="hu-HU"/>
        </w:rPr>
        <w:t xml:space="preserve"> mint a yield, csak minden szó után szerepel a szófaja</w:t>
      </w:r>
      <w:r w:rsidR="00516637">
        <w:rPr>
          <w:lang w:val="hu-HU"/>
        </w:rPr>
        <w:t xml:space="preserve"> pl: </w:t>
      </w:r>
      <w:r w:rsidR="00BD68BC">
        <w:rPr>
          <w:lang w:val="hu-HU"/>
        </w:rPr>
        <w:t>„</w:t>
      </w:r>
      <w:r w:rsidR="00516637">
        <w:rPr>
          <w:lang w:val="hu-HU"/>
        </w:rPr>
        <w:t>Engine</w:t>
      </w:r>
      <w:r w:rsidR="00516637">
        <w:rPr>
          <w:lang w:val="en-US"/>
        </w:rPr>
        <w:t>/NN</w:t>
      </w:r>
      <w:r w:rsidR="00516637">
        <w:rPr>
          <w:lang w:val="hu-HU"/>
        </w:rPr>
        <w:t xml:space="preserve"> is/VBZ great/JJ</w:t>
      </w:r>
      <w:r w:rsidR="00BD68BC">
        <w:rPr>
          <w:lang w:val="hu-HU"/>
        </w:rPr>
        <w:t>”</w:t>
      </w:r>
      <w:r w:rsidR="00AF79CC">
        <w:rPr>
          <w:lang w:val="hu-HU"/>
        </w:rPr>
        <w:t>.</w:t>
      </w:r>
    </w:p>
    <w:p w:rsidR="006E24BC" w:rsidRPr="00211DBC" w:rsidRDefault="00B552BD" w:rsidP="00211DBC">
      <w:pPr>
        <w:rPr>
          <w:lang w:val="hu-HU"/>
        </w:rPr>
      </w:pPr>
      <w:r>
        <w:rPr>
          <w:noProof/>
          <w:lang w:eastAsia="ro-RO"/>
        </w:rPr>
        <w:drawing>
          <wp:inline distT="0" distB="0" distL="0" distR="0">
            <wp:extent cx="5939790" cy="344868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eet_analyzer_models_osztaly_diagramm_kapcsolatok.png"/>
                    <pic:cNvPicPr/>
                  </pic:nvPicPr>
                  <pic:blipFill>
                    <a:blip r:embed="rId43">
                      <a:extLst>
                        <a:ext uri="{28A0092B-C50C-407E-A947-70E740481C1C}">
                          <a14:useLocalDpi xmlns:a14="http://schemas.microsoft.com/office/drawing/2010/main" val="0"/>
                        </a:ext>
                      </a:extLst>
                    </a:blip>
                    <a:stretch>
                      <a:fillRect/>
                    </a:stretch>
                  </pic:blipFill>
                  <pic:spPr>
                    <a:xfrm>
                      <a:off x="0" y="0"/>
                      <a:ext cx="5939790" cy="3448685"/>
                    </a:xfrm>
                    <a:prstGeom prst="rect">
                      <a:avLst/>
                    </a:prstGeom>
                  </pic:spPr>
                </pic:pic>
              </a:graphicData>
            </a:graphic>
          </wp:inline>
        </w:drawing>
      </w:r>
    </w:p>
    <w:p w:rsidR="00AA31A3" w:rsidRPr="00BB3829" w:rsidRDefault="00AA31A3" w:rsidP="00454BC4">
      <w:pPr>
        <w:pStyle w:val="Heading3"/>
        <w:rPr>
          <w:lang w:val="hu-HU"/>
        </w:rPr>
      </w:pPr>
      <w:r w:rsidRPr="00BB3829">
        <w:rPr>
          <w:lang w:val="hu-HU"/>
        </w:rPr>
        <w:t>Adminisztrációs modul</w:t>
      </w:r>
    </w:p>
    <w:p w:rsidR="002D1AB8" w:rsidRPr="00211DBC" w:rsidRDefault="00987CFA" w:rsidP="00211DBC">
      <w:pPr>
        <w:rPr>
          <w:lang w:val="hu-HU"/>
        </w:rPr>
      </w:pPr>
      <w:r>
        <w:rPr>
          <w:lang w:val="hu-HU"/>
        </w:rPr>
        <w:t>Az adminisztrációs modul web applikáción keresztül valósítottam meg, a megjelenítéshez használtam a</w:t>
      </w:r>
      <w:r w:rsidR="00211DBC">
        <w:rPr>
          <w:lang w:val="hu-HU"/>
        </w:rPr>
        <w:t xml:space="preserve"> Twitter</w:t>
      </w:r>
      <w:r>
        <w:rPr>
          <w:lang w:val="hu-HU"/>
        </w:rPr>
        <w:t xml:space="preserve"> </w:t>
      </w:r>
      <w:r w:rsidR="00211DBC">
        <w:rPr>
          <w:lang w:val="hu-HU"/>
        </w:rPr>
        <w:t>B</w:t>
      </w:r>
      <w:r>
        <w:rPr>
          <w:lang w:val="hu-HU"/>
        </w:rPr>
        <w:t xml:space="preserve">ootstrap által kinált lehetőségeket. Ezen a modulon keresztül a felhasználó megjelenítheti listák formájában az általa használt kategoriákat, kulcs-szavakat, szinonimákat és tulajdonságokat. </w:t>
      </w:r>
      <w:r w:rsidR="002D33B0">
        <w:rPr>
          <w:lang w:val="hu-HU"/>
        </w:rPr>
        <w:t>A kategoriák listába vihet be új elemeket, modosíthat és törölhet létező elemeket. A kulcs-szavak, szinonimák és tulajdonságok listájába vihet be új elemeket és törölhet létezök</w:t>
      </w:r>
      <w:r w:rsidR="00211DBC">
        <w:rPr>
          <w:lang w:val="hu-HU"/>
        </w:rPr>
        <w:t>et.</w:t>
      </w:r>
    </w:p>
    <w:p w:rsidR="00B22006" w:rsidRDefault="00B22006" w:rsidP="00B22006">
      <w:pPr>
        <w:rPr>
          <w:lang w:val="hu-HU"/>
        </w:rPr>
      </w:pPr>
    </w:p>
    <w:p w:rsidR="00B22006" w:rsidRDefault="00B22006" w:rsidP="00B22006">
      <w:pPr>
        <w:rPr>
          <w:lang w:val="hu-HU"/>
        </w:rPr>
      </w:pPr>
    </w:p>
    <w:p w:rsidR="00B22006" w:rsidRDefault="00B22006" w:rsidP="00B22006">
      <w:pPr>
        <w:rPr>
          <w:lang w:val="hu-HU"/>
        </w:rPr>
      </w:pPr>
    </w:p>
    <w:p w:rsidR="00B22006" w:rsidRDefault="00B22006" w:rsidP="00B22006">
      <w:pPr>
        <w:rPr>
          <w:lang w:val="hu-HU"/>
        </w:rPr>
      </w:pPr>
    </w:p>
    <w:p w:rsidR="00B22006" w:rsidRDefault="00B22006" w:rsidP="00B22006">
      <w:pPr>
        <w:rPr>
          <w:lang w:val="hu-HU"/>
        </w:rPr>
      </w:pPr>
    </w:p>
    <w:p w:rsidR="00B22006" w:rsidRDefault="00B22006" w:rsidP="00B22006">
      <w:pPr>
        <w:rPr>
          <w:lang w:val="hu-HU"/>
        </w:rPr>
      </w:pPr>
    </w:p>
    <w:p w:rsidR="00B22006" w:rsidRPr="00B22006" w:rsidRDefault="00B22006" w:rsidP="00B22006">
      <w:pPr>
        <w:rPr>
          <w:lang w:val="hu-HU"/>
        </w:rPr>
      </w:pPr>
    </w:p>
    <w:p w:rsidR="00B22006" w:rsidRDefault="00B22006" w:rsidP="00DF6A29">
      <w:pPr>
        <w:rPr>
          <w:lang w:val="hu-HU"/>
        </w:rPr>
      </w:pPr>
    </w:p>
    <w:p w:rsidR="00B22006" w:rsidRDefault="00B22006" w:rsidP="00DF6A29">
      <w:pPr>
        <w:rPr>
          <w:lang w:val="hu-HU"/>
        </w:rPr>
      </w:pPr>
    </w:p>
    <w:p w:rsidR="00B22006" w:rsidRDefault="00B22006" w:rsidP="00DF6A29">
      <w:pPr>
        <w:rPr>
          <w:lang w:val="hu-HU"/>
        </w:rPr>
      </w:pPr>
    </w:p>
    <w:p w:rsidR="00B22006" w:rsidRDefault="00B22006" w:rsidP="00DF6A29">
      <w:pPr>
        <w:rPr>
          <w:lang w:val="hu-HU"/>
        </w:rPr>
      </w:pPr>
    </w:p>
    <w:p w:rsidR="00B22006" w:rsidRDefault="00B22006" w:rsidP="00DF6A29">
      <w:pPr>
        <w:rPr>
          <w:lang w:val="hu-HU"/>
        </w:rPr>
      </w:pPr>
    </w:p>
    <w:p w:rsidR="00B22006" w:rsidRDefault="00B22006" w:rsidP="00DF6A29">
      <w:pPr>
        <w:rPr>
          <w:lang w:val="hu-HU"/>
        </w:rPr>
      </w:pPr>
    </w:p>
    <w:p w:rsidR="00B22006" w:rsidRDefault="00B22006" w:rsidP="00DF6A29">
      <w:pPr>
        <w:rPr>
          <w:lang w:val="hu-HU"/>
        </w:rPr>
      </w:pPr>
    </w:p>
    <w:p w:rsidR="00B22006" w:rsidRDefault="00B22006" w:rsidP="00DF6A29">
      <w:pPr>
        <w:rPr>
          <w:lang w:val="hu-HU"/>
        </w:rPr>
      </w:pPr>
    </w:p>
    <w:p w:rsidR="00B22006" w:rsidRDefault="00B22006" w:rsidP="00DF6A29">
      <w:pPr>
        <w:rPr>
          <w:lang w:val="hu-HU"/>
        </w:rPr>
      </w:pPr>
    </w:p>
    <w:p w:rsidR="00B22006" w:rsidRDefault="00B22006" w:rsidP="00DF6A29">
      <w:pPr>
        <w:rPr>
          <w:lang w:val="hu-HU"/>
        </w:rPr>
      </w:pPr>
    </w:p>
    <w:p w:rsidR="00DF6A29" w:rsidRDefault="00DF6A29" w:rsidP="00DF6A29">
      <w:pPr>
        <w:rPr>
          <w:lang w:val="hu-HU"/>
        </w:rPr>
      </w:pPr>
      <w:r>
        <w:rPr>
          <w:noProof/>
          <w:lang w:eastAsia="ro-RO"/>
        </w:rPr>
        <w:drawing>
          <wp:inline distT="0" distB="0" distL="0" distR="0">
            <wp:extent cx="5760720" cy="3238500"/>
            <wp:effectExtent l="19050" t="19050" r="1143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3238500"/>
                    </a:xfrm>
                    <a:prstGeom prst="rect">
                      <a:avLst/>
                    </a:prstGeom>
                    <a:ln>
                      <a:solidFill>
                        <a:schemeClr val="tx1"/>
                      </a:solidFill>
                    </a:ln>
                  </pic:spPr>
                </pic:pic>
              </a:graphicData>
            </a:graphic>
          </wp:inline>
        </w:drawing>
      </w:r>
    </w:p>
    <w:p w:rsidR="00B22006" w:rsidRDefault="00B22006" w:rsidP="00DF6A29">
      <w:pPr>
        <w:rPr>
          <w:lang w:val="hu-HU"/>
        </w:rPr>
      </w:pPr>
    </w:p>
    <w:p w:rsidR="00E73FAE" w:rsidRDefault="00E73FAE" w:rsidP="00DF6A29">
      <w:pPr>
        <w:rPr>
          <w:lang w:val="hu-HU"/>
        </w:rPr>
      </w:pPr>
    </w:p>
    <w:p w:rsidR="00B22006" w:rsidRDefault="00B22006" w:rsidP="00DF6A29">
      <w:pPr>
        <w:rPr>
          <w:lang w:val="hu-HU"/>
        </w:rPr>
      </w:pPr>
      <w:r>
        <w:rPr>
          <w:noProof/>
          <w:lang w:eastAsia="ro-RO"/>
        </w:rPr>
        <w:lastRenderedPageBreak/>
        <w:drawing>
          <wp:inline distT="0" distB="0" distL="0" distR="0">
            <wp:extent cx="5760720" cy="3238500"/>
            <wp:effectExtent l="19050" t="19050" r="1143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_category.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238500"/>
                    </a:xfrm>
                    <a:prstGeom prst="rect">
                      <a:avLst/>
                    </a:prstGeom>
                    <a:ln>
                      <a:solidFill>
                        <a:schemeClr val="tx1"/>
                      </a:solidFill>
                    </a:ln>
                  </pic:spPr>
                </pic:pic>
              </a:graphicData>
            </a:graphic>
          </wp:inline>
        </w:drawing>
      </w:r>
    </w:p>
    <w:p w:rsidR="00B22006" w:rsidRDefault="00B22006" w:rsidP="00DF6A29">
      <w:pPr>
        <w:rPr>
          <w:lang w:val="hu-HU"/>
        </w:rPr>
      </w:pPr>
    </w:p>
    <w:p w:rsidR="00B22006" w:rsidRDefault="00B22006" w:rsidP="00DF6A29">
      <w:pPr>
        <w:rPr>
          <w:lang w:val="hu-HU"/>
        </w:rPr>
      </w:pPr>
      <w:r>
        <w:rPr>
          <w:noProof/>
          <w:lang w:eastAsia="ro-RO"/>
        </w:rPr>
        <w:drawing>
          <wp:inline distT="0" distB="0" distL="0" distR="0">
            <wp:extent cx="5760720" cy="3238500"/>
            <wp:effectExtent l="19050" t="19050" r="1143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_category.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3238500"/>
                    </a:xfrm>
                    <a:prstGeom prst="rect">
                      <a:avLst/>
                    </a:prstGeom>
                    <a:ln>
                      <a:solidFill>
                        <a:schemeClr val="tx1"/>
                      </a:solidFill>
                    </a:ln>
                  </pic:spPr>
                </pic:pic>
              </a:graphicData>
            </a:graphic>
          </wp:inline>
        </w:drawing>
      </w:r>
    </w:p>
    <w:p w:rsidR="00B22006" w:rsidRDefault="00B22006" w:rsidP="00DF6A29">
      <w:pPr>
        <w:rPr>
          <w:lang w:val="hu-HU"/>
        </w:rPr>
      </w:pPr>
    </w:p>
    <w:p w:rsidR="00E73FAE" w:rsidRDefault="00E73FAE" w:rsidP="00DF6A29">
      <w:pPr>
        <w:rPr>
          <w:lang w:val="hu-HU"/>
        </w:rPr>
      </w:pPr>
    </w:p>
    <w:p w:rsidR="00B22006" w:rsidRDefault="00B22006" w:rsidP="00DF6A29">
      <w:pPr>
        <w:rPr>
          <w:lang w:val="hu-HU"/>
        </w:rPr>
      </w:pPr>
      <w:r>
        <w:rPr>
          <w:noProof/>
          <w:lang w:eastAsia="ro-RO"/>
        </w:rPr>
        <w:lastRenderedPageBreak/>
        <w:drawing>
          <wp:inline distT="0" distB="0" distL="0" distR="0">
            <wp:extent cx="5760720" cy="3238500"/>
            <wp:effectExtent l="19050" t="19050" r="1143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_category.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3238500"/>
                    </a:xfrm>
                    <a:prstGeom prst="rect">
                      <a:avLst/>
                    </a:prstGeom>
                    <a:ln>
                      <a:solidFill>
                        <a:schemeClr val="tx1"/>
                      </a:solidFill>
                    </a:ln>
                  </pic:spPr>
                </pic:pic>
              </a:graphicData>
            </a:graphic>
          </wp:inline>
        </w:drawing>
      </w:r>
    </w:p>
    <w:p w:rsidR="00B22006" w:rsidRDefault="00B22006" w:rsidP="00DF6A29">
      <w:pPr>
        <w:rPr>
          <w:lang w:val="hu-HU"/>
        </w:rPr>
      </w:pPr>
    </w:p>
    <w:p w:rsidR="00AA31A3" w:rsidRPr="00BB3829" w:rsidRDefault="00AA31A3" w:rsidP="00454BC4">
      <w:pPr>
        <w:pStyle w:val="Heading3"/>
        <w:rPr>
          <w:lang w:val="hu-HU"/>
        </w:rPr>
      </w:pPr>
      <w:r w:rsidRPr="00BB3829">
        <w:rPr>
          <w:lang w:val="hu-HU"/>
        </w:rPr>
        <w:t>Eredményjelző modul</w:t>
      </w:r>
    </w:p>
    <w:p w:rsidR="007851AB" w:rsidRDefault="00211DBC" w:rsidP="007851AB">
      <w:pPr>
        <w:rPr>
          <w:lang w:val="hu-HU"/>
        </w:rPr>
      </w:pPr>
      <w:r>
        <w:rPr>
          <w:lang w:val="hu-HU"/>
        </w:rPr>
        <w:t>Az eredményjelző modul a web aplikáció azon része mely a felhasználó számara megjeleníti az érzelemelemző modul által kiértékelt eredményeket</w:t>
      </w:r>
      <w:r w:rsidR="007851AB">
        <w:rPr>
          <w:lang w:val="hu-HU"/>
        </w:rPr>
        <w:t>.</w:t>
      </w:r>
      <w:r w:rsidR="00BE24AC">
        <w:rPr>
          <w:lang w:val="hu-HU"/>
        </w:rPr>
        <w:t xml:space="preserve"> Két fő részre osztható a következő szerepekkel: a kiértékelési feltételek beállítása és az eredmények megjelenítése.  </w:t>
      </w:r>
      <w:r w:rsidR="007851AB">
        <w:rPr>
          <w:lang w:val="hu-HU"/>
        </w:rPr>
        <w:t xml:space="preserve"> A </w:t>
      </w:r>
      <w:r w:rsidR="00BE24AC">
        <w:rPr>
          <w:lang w:val="hu-HU"/>
        </w:rPr>
        <w:t xml:space="preserve">feltételek meghatározásánál a </w:t>
      </w:r>
      <w:r w:rsidR="007851AB">
        <w:rPr>
          <w:lang w:val="hu-HU"/>
        </w:rPr>
        <w:t>felhasználó elsősorban kiválaszt egy  kategoriát, majd a kategorián belül létező kulcsszavak és tulajdonságok közül választhat több elemet is az összehasonlítás elvégzéséhez.</w:t>
      </w:r>
    </w:p>
    <w:p w:rsidR="007851AB" w:rsidRPr="007851AB" w:rsidRDefault="007851AB" w:rsidP="007851AB">
      <w:pPr>
        <w:rPr>
          <w:lang w:val="hu-HU"/>
        </w:rPr>
      </w:pPr>
      <w:r>
        <w:rPr>
          <w:lang w:val="hu-HU"/>
        </w:rPr>
        <w:t>Az összehasonlítás eredménye egy táblázatként jelenik meg. Az elért kiértékelésre kattintva az applikáció egy ablakban feltünteti az adott kulcs-érték, tulajdonság párosra vonatkozó első öt tweet szövegét.</w:t>
      </w:r>
    </w:p>
    <w:p w:rsidR="00BE24AC" w:rsidRDefault="00E73FAE" w:rsidP="00BE24AC">
      <w:pPr>
        <w:rPr>
          <w:lang w:val="hu-HU"/>
        </w:rPr>
      </w:pPr>
      <w:r>
        <w:rPr>
          <w:noProof/>
          <w:lang w:eastAsia="ro-RO"/>
        </w:rPr>
        <w:lastRenderedPageBreak/>
        <w:drawing>
          <wp:inline distT="0" distB="0" distL="0" distR="0">
            <wp:extent cx="5760720" cy="3238500"/>
            <wp:effectExtent l="19050" t="19050" r="1143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aluation_conditions.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238500"/>
                    </a:xfrm>
                    <a:prstGeom prst="rect">
                      <a:avLst/>
                    </a:prstGeom>
                    <a:ln>
                      <a:solidFill>
                        <a:schemeClr val="tx1"/>
                      </a:solidFill>
                    </a:ln>
                  </pic:spPr>
                </pic:pic>
              </a:graphicData>
            </a:graphic>
          </wp:inline>
        </w:drawing>
      </w:r>
    </w:p>
    <w:p w:rsidR="00BE24AC" w:rsidRDefault="00BE24AC" w:rsidP="00BE24AC">
      <w:pPr>
        <w:rPr>
          <w:lang w:val="hu-HU"/>
        </w:rPr>
      </w:pPr>
    </w:p>
    <w:p w:rsidR="00BE24AC" w:rsidRDefault="00884E43" w:rsidP="00BE24AC">
      <w:pPr>
        <w:rPr>
          <w:lang w:val="hu-HU"/>
        </w:rPr>
      </w:pPr>
      <w:r>
        <w:rPr>
          <w:noProof/>
          <w:lang w:eastAsia="ro-RO"/>
        </w:rPr>
        <w:drawing>
          <wp:inline distT="0" distB="0" distL="0" distR="0">
            <wp:extent cx="5760720" cy="3238500"/>
            <wp:effectExtent l="19050" t="19050" r="1143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aluation_results.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3238500"/>
                    </a:xfrm>
                    <a:prstGeom prst="rect">
                      <a:avLst/>
                    </a:prstGeom>
                    <a:ln>
                      <a:solidFill>
                        <a:schemeClr val="tx1"/>
                      </a:solidFill>
                    </a:ln>
                  </pic:spPr>
                </pic:pic>
              </a:graphicData>
            </a:graphic>
          </wp:inline>
        </w:drawing>
      </w:r>
    </w:p>
    <w:p w:rsidR="00BE24AC" w:rsidRDefault="00BE24AC" w:rsidP="00BE24AC">
      <w:pPr>
        <w:rPr>
          <w:lang w:val="hu-HU"/>
        </w:rPr>
      </w:pPr>
    </w:p>
    <w:p w:rsidR="00454BC4" w:rsidRDefault="00454BC4" w:rsidP="00BE24AC">
      <w:pPr>
        <w:rPr>
          <w:lang w:val="hu-HU"/>
        </w:rPr>
      </w:pPr>
      <w:r>
        <w:rPr>
          <w:noProof/>
          <w:lang w:eastAsia="ro-RO"/>
        </w:rPr>
        <w:lastRenderedPageBreak/>
        <w:drawing>
          <wp:inline distT="0" distB="0" distL="0" distR="0" wp14:anchorId="409ACF77" wp14:editId="0E15EFEF">
            <wp:extent cx="5760720" cy="3238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aluation_related_tweets.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454BC4" w:rsidRDefault="00454BC4" w:rsidP="00BE24AC">
      <w:pPr>
        <w:rPr>
          <w:lang w:val="hu-HU"/>
        </w:rPr>
      </w:pPr>
    </w:p>
    <w:p w:rsidR="00454BC4" w:rsidRDefault="00454BC4" w:rsidP="00454BC4">
      <w:pPr>
        <w:pStyle w:val="Heading2"/>
        <w:rPr>
          <w:lang w:val="hu-HU"/>
        </w:rPr>
      </w:pPr>
      <w:r>
        <w:rPr>
          <w:lang w:val="hu-HU"/>
        </w:rPr>
        <w:t>A rendszer felhasználása</w:t>
      </w:r>
    </w:p>
    <w:p w:rsidR="001C2491" w:rsidRDefault="00FC3E48" w:rsidP="001C2491">
      <w:pPr>
        <w:rPr>
          <w:lang w:val="hu-HU"/>
        </w:rPr>
      </w:pPr>
      <w:r>
        <w:rPr>
          <w:lang w:val="hu-HU"/>
        </w:rPr>
        <w:t>A rendszer felhasználása web aplikációs felületen keresztül történik. A web felület három fő részre osztható:</w:t>
      </w:r>
    </w:p>
    <w:p w:rsidR="00FC3E48" w:rsidRPr="00A804FA" w:rsidRDefault="00A804FA" w:rsidP="00A804FA">
      <w:pPr>
        <w:pStyle w:val="ListParagraph"/>
        <w:numPr>
          <w:ilvl w:val="0"/>
          <w:numId w:val="30"/>
        </w:numPr>
        <w:rPr>
          <w:lang w:val="hu-HU"/>
        </w:rPr>
      </w:pPr>
      <w:r>
        <w:rPr>
          <w:lang w:val="hu-HU"/>
        </w:rPr>
        <w:t>a</w:t>
      </w:r>
      <w:r w:rsidR="00FC3E48" w:rsidRPr="00A804FA">
        <w:rPr>
          <w:lang w:val="hu-HU"/>
        </w:rPr>
        <w:t>dminisztrációs</w:t>
      </w:r>
    </w:p>
    <w:p w:rsidR="00FC3E48" w:rsidRPr="00A804FA" w:rsidRDefault="00A804FA" w:rsidP="00A804FA">
      <w:pPr>
        <w:pStyle w:val="ListParagraph"/>
        <w:numPr>
          <w:ilvl w:val="0"/>
          <w:numId w:val="30"/>
        </w:numPr>
        <w:rPr>
          <w:lang w:val="hu-HU"/>
        </w:rPr>
      </w:pPr>
      <w:r>
        <w:rPr>
          <w:lang w:val="hu-HU"/>
        </w:rPr>
        <w:t>s</w:t>
      </w:r>
      <w:r w:rsidR="00FC3E48" w:rsidRPr="00A804FA">
        <w:rPr>
          <w:lang w:val="hu-HU"/>
        </w:rPr>
        <w:t>zervízek üzemeltetése</w:t>
      </w:r>
    </w:p>
    <w:p w:rsidR="00FC3E48" w:rsidRPr="00A804FA" w:rsidRDefault="00A804FA" w:rsidP="00A804FA">
      <w:pPr>
        <w:pStyle w:val="ListParagraph"/>
        <w:numPr>
          <w:ilvl w:val="0"/>
          <w:numId w:val="30"/>
        </w:numPr>
        <w:rPr>
          <w:lang w:val="hu-HU"/>
        </w:rPr>
      </w:pPr>
      <w:r>
        <w:rPr>
          <w:lang w:val="hu-HU"/>
        </w:rPr>
        <w:t>e</w:t>
      </w:r>
      <w:r w:rsidR="00FC3E48" w:rsidRPr="00A804FA">
        <w:rPr>
          <w:lang w:val="hu-HU"/>
        </w:rPr>
        <w:t>redmények vizsgálata</w:t>
      </w:r>
    </w:p>
    <w:p w:rsidR="00FC3E48" w:rsidRDefault="00FC3E48" w:rsidP="001C2491">
      <w:pPr>
        <w:rPr>
          <w:lang w:val="hu-HU"/>
        </w:rPr>
      </w:pPr>
      <w:r>
        <w:rPr>
          <w:lang w:val="hu-HU"/>
        </w:rPr>
        <w:t>Az adminisztrációs felületen a felhasználó megtekintheti és modósíthatja a rendszer által használt kategóriákat, az adott kategoriákon belül a kulcsszavakat és tulajdonságokat, a kulcsszavakon belül a szinonimákat.</w:t>
      </w:r>
    </w:p>
    <w:p w:rsidR="00FC3E48" w:rsidRDefault="00FC3E48" w:rsidP="001C2491">
      <w:pPr>
        <w:rPr>
          <w:lang w:val="hu-HU"/>
        </w:rPr>
      </w:pPr>
      <w:r>
        <w:rPr>
          <w:lang w:val="hu-HU"/>
        </w:rPr>
        <w:t>A szervízek üzemeltetésének a beállításával a felhasználó elindíthatja vagy megállíthatja a két szervízt, a tweetek gyűjté</w:t>
      </w:r>
      <w:r w:rsidR="00A804FA">
        <w:rPr>
          <w:lang w:val="hu-HU"/>
        </w:rPr>
        <w:t>sét és az érzelem elemzést. A tweet gyűjtési szervíz engedélyezésével elindul a tweetek keresése és letöltése az internetről. Az aplikáció a felhasználó által definiált szinonimákat fogja keresni a tweetek szövegében és a találatokat lementi egy saját adatbázisba. Az érzelem elemzési szervíz engedélyezésével elindul a letöltött és még ki nem elemzett tweetek szövegének az érzelmi kiiértékelése.</w:t>
      </w:r>
    </w:p>
    <w:p w:rsidR="00A804FA" w:rsidRPr="001C2491" w:rsidRDefault="00A804FA" w:rsidP="001C2491">
      <w:pPr>
        <w:rPr>
          <w:lang w:val="hu-HU"/>
        </w:rPr>
      </w:pPr>
      <w:r>
        <w:rPr>
          <w:lang w:val="hu-HU"/>
        </w:rPr>
        <w:t>Az eredmények megtekintéséhez a felhasználó kivála</w:t>
      </w:r>
      <w:r w:rsidR="0077666D">
        <w:rPr>
          <w:lang w:val="hu-HU"/>
        </w:rPr>
        <w:t>szthatja a kívánt kategó</w:t>
      </w:r>
      <w:r>
        <w:rPr>
          <w:lang w:val="hu-HU"/>
        </w:rPr>
        <w:t>riát, ezen belül választhat a kulcsszavak és tulajdonságok közül. A rendszer egy összehasonlító táblázatban muta</w:t>
      </w:r>
      <w:ins w:id="7" w:author="Anonymus" w:date="2015-07-02T18:38:00Z">
        <w:r w:rsidR="00956873">
          <w:rPr>
            <w:lang w:val="hu-HU"/>
          </w:rPr>
          <w:t>tja</w:t>
        </w:r>
      </w:ins>
      <w:del w:id="8" w:author="Anonymus" w:date="2015-07-02T18:38:00Z">
        <w:r w:rsidDel="00956873">
          <w:rPr>
            <w:lang w:val="hu-HU"/>
          </w:rPr>
          <w:delText>ssa</w:delText>
        </w:r>
      </w:del>
      <w:ins w:id="9" w:author="Anonymus" w:date="2015-07-02T18:38:00Z">
        <w:r w:rsidR="00956873">
          <w:rPr>
            <w:lang w:val="hu-HU"/>
          </w:rPr>
          <w:t>,</w:t>
        </w:r>
      </w:ins>
      <w:r>
        <w:rPr>
          <w:lang w:val="hu-HU"/>
        </w:rPr>
        <w:t xml:space="preserve"> a kiértékelt eredményeket</w:t>
      </w:r>
      <w:ins w:id="10" w:author="Anonymus" w:date="2015-07-02T18:38:00Z">
        <w:r w:rsidR="00956873">
          <w:rPr>
            <w:lang w:val="hu-HU"/>
          </w:rPr>
          <w:t>,</w:t>
        </w:r>
      </w:ins>
      <w:r>
        <w:rPr>
          <w:lang w:val="hu-HU"/>
        </w:rPr>
        <w:t xml:space="preserve"> a </w:t>
      </w:r>
      <w:del w:id="11" w:author="Anonymus" w:date="2015-07-02T18:38:00Z">
        <w:r w:rsidDel="00956873">
          <w:rPr>
            <w:lang w:val="hu-HU"/>
          </w:rPr>
          <w:delText xml:space="preserve">választási </w:delText>
        </w:r>
      </w:del>
      <w:ins w:id="12" w:author="Anonymus" w:date="2015-07-02T18:38:00Z">
        <w:r w:rsidR="00956873">
          <w:rPr>
            <w:lang w:val="hu-HU"/>
          </w:rPr>
          <w:t xml:space="preserve">kiválasztott </w:t>
        </w:r>
      </w:ins>
      <w:r>
        <w:rPr>
          <w:lang w:val="hu-HU"/>
        </w:rPr>
        <w:t>kritériumoknak megfelelően. A felhasználó egy adott eredményre, amely egy kulcsszó-tulajdonsá</w:t>
      </w:r>
      <w:r w:rsidR="0077666D">
        <w:rPr>
          <w:lang w:val="hu-HU"/>
        </w:rPr>
        <w:t xml:space="preserve">g páros eredménye, </w:t>
      </w:r>
      <w:r w:rsidR="0077666D">
        <w:rPr>
          <w:lang w:val="hu-HU"/>
        </w:rPr>
        <w:lastRenderedPageBreak/>
        <w:t>megtekintheti pár tweetnek a szöveget valamint az érzelem eredmény alapjául szolgáló véleményeknek a skáláját.</w:t>
      </w:r>
    </w:p>
    <w:p w:rsidR="00457BFE" w:rsidRDefault="00457BFE" w:rsidP="00457BFE">
      <w:pPr>
        <w:pStyle w:val="Heading2"/>
        <w:rPr>
          <w:noProof/>
          <w:lang w:eastAsia="ro-RO"/>
        </w:rPr>
      </w:pPr>
      <w:r>
        <w:rPr>
          <w:noProof/>
          <w:lang w:eastAsia="ro-RO"/>
        </w:rPr>
        <w:t>Üzembehelyezés és kísérleti eredmények</w:t>
      </w:r>
    </w:p>
    <w:p w:rsidR="00457BFE" w:rsidRDefault="00457BFE" w:rsidP="00457BFE">
      <w:pPr>
        <w:pStyle w:val="Heading3"/>
        <w:rPr>
          <w:noProof/>
          <w:lang w:eastAsia="ro-RO"/>
        </w:rPr>
      </w:pPr>
      <w:r>
        <w:rPr>
          <w:noProof/>
          <w:lang w:eastAsia="ro-RO"/>
        </w:rPr>
        <w:t>Felhasznált technológiák</w:t>
      </w:r>
    </w:p>
    <w:p w:rsidR="003A2D72" w:rsidRPr="001B0B81" w:rsidRDefault="003A2D72" w:rsidP="00BB6C84">
      <w:pPr>
        <w:rPr>
          <w:lang w:val="hu-HU" w:eastAsia="ro-RO"/>
        </w:rPr>
      </w:pPr>
      <w:r>
        <w:rPr>
          <w:lang w:eastAsia="ro-RO"/>
        </w:rPr>
        <w:t>A következőkben a rendszerben használt technológiákat mutatom be. A rendszer webalkalmazás komponense a</w:t>
      </w:r>
      <w:del w:id="13" w:author="Anonymus" w:date="2015-07-02T18:40:00Z">
        <w:r w:rsidDel="00956873">
          <w:rPr>
            <w:lang w:eastAsia="ro-RO"/>
          </w:rPr>
          <w:delText>z</w:delText>
        </w:r>
      </w:del>
      <w:ins w:id="14" w:author="Anonymus" w:date="2015-07-02T18:40:00Z">
        <w:r w:rsidR="00956873">
          <w:rPr>
            <w:lang w:eastAsia="ro-RO"/>
          </w:rPr>
          <w:t xml:space="preserve"> Microsoft által létrehozott</w:t>
        </w:r>
      </w:ins>
      <w:r>
        <w:rPr>
          <w:lang w:eastAsia="ro-RO"/>
        </w:rPr>
        <w:t xml:space="preserve"> ASP.NET MVC 4</w:t>
      </w:r>
      <w:r w:rsidR="0015580B">
        <w:rPr>
          <w:lang w:eastAsia="ro-RO"/>
        </w:rPr>
        <w:t>-es</w:t>
      </w:r>
      <w:r>
        <w:rPr>
          <w:lang w:eastAsia="ro-RO"/>
        </w:rPr>
        <w:t xml:space="preserve"> verziójú technológiára épül. A webalkalmazás felhasználja a Twitter Bootstrap 3.3.4</w:t>
      </w:r>
      <w:r w:rsidR="0015580B">
        <w:rPr>
          <w:lang w:eastAsia="ro-RO"/>
        </w:rPr>
        <w:t>-es</w:t>
      </w:r>
      <w:r>
        <w:rPr>
          <w:lang w:eastAsia="ro-RO"/>
        </w:rPr>
        <w:t xml:space="preserve"> </w:t>
      </w:r>
      <w:r w:rsidR="000B07E1">
        <w:rPr>
          <w:lang w:eastAsia="ro-RO"/>
        </w:rPr>
        <w:t>verzióját</w:t>
      </w:r>
      <w:r>
        <w:rPr>
          <w:lang w:eastAsia="ro-RO"/>
        </w:rPr>
        <w:t xml:space="preserve"> szebb megjelenítés elérés</w:t>
      </w:r>
      <w:r w:rsidR="000B07E1">
        <w:rPr>
          <w:lang w:eastAsia="ro-RO"/>
        </w:rPr>
        <w:t>ének az</w:t>
      </w:r>
      <w:r>
        <w:rPr>
          <w:lang w:eastAsia="ro-RO"/>
        </w:rPr>
        <w:t xml:space="preserve"> érdekében.</w:t>
      </w:r>
      <w:r w:rsidR="000B07E1">
        <w:rPr>
          <w:lang w:eastAsia="ro-RO"/>
        </w:rPr>
        <w:t xml:space="preserve"> A rendszer az adatbázissal való kapcsolatot az Entity Framework 6</w:t>
      </w:r>
      <w:r w:rsidR="0015580B">
        <w:rPr>
          <w:lang w:eastAsia="ro-RO"/>
        </w:rPr>
        <w:t>-os</w:t>
      </w:r>
      <w:r w:rsidR="000B07E1">
        <w:rPr>
          <w:lang w:eastAsia="ro-RO"/>
        </w:rPr>
        <w:t xml:space="preserve"> verziójú technológia felhasználásával valósitja meg. A rendszer két fontos komponense, a tweet letöltés és az érzelem elemzés, ami windows szervízként futtatható, a ServiceProcess 4</w:t>
      </w:r>
      <w:r w:rsidR="0015580B">
        <w:rPr>
          <w:lang w:eastAsia="ro-RO"/>
        </w:rPr>
        <w:t>-es</w:t>
      </w:r>
      <w:r w:rsidR="000B07E1">
        <w:rPr>
          <w:lang w:eastAsia="ro-RO"/>
        </w:rPr>
        <w:t xml:space="preserve"> számú verziójú technológiát használja fel. A tweetek letöltését biztosító komponens a </w:t>
      </w:r>
      <w:r w:rsidR="001B0B81">
        <w:rPr>
          <w:lang w:val="en-US" w:eastAsia="ro-RO"/>
        </w:rPr>
        <w:t>0.9.6.1</w:t>
      </w:r>
      <w:r w:rsidR="0015580B">
        <w:rPr>
          <w:lang w:val="en-US" w:eastAsia="ro-RO"/>
        </w:rPr>
        <w:t>-es</w:t>
      </w:r>
      <w:r w:rsidR="001B0B81">
        <w:rPr>
          <w:lang w:val="en-US" w:eastAsia="ro-RO"/>
        </w:rPr>
        <w:t xml:space="preserve"> verzi</w:t>
      </w:r>
      <w:r w:rsidR="001B0B81">
        <w:rPr>
          <w:lang w:val="hu-HU" w:eastAsia="ro-RO"/>
        </w:rPr>
        <w:t>ójú Tweetinvi</w:t>
      </w:r>
      <w:del w:id="15" w:author="Anonymus" w:date="2015-07-02T18:42:00Z">
        <w:r w:rsidR="001B0B81" w:rsidDel="00956873">
          <w:rPr>
            <w:lang w:val="hu-HU" w:eastAsia="ro-RO"/>
          </w:rPr>
          <w:delText xml:space="preserve"> technológiára épül</w:delText>
        </w:r>
      </w:del>
      <w:r w:rsidR="001B0B81">
        <w:rPr>
          <w:lang w:val="hu-HU" w:eastAsia="ro-RO"/>
        </w:rPr>
        <w:t>. A szövegfeldolgozását és érzelmi kiértékelését szolgáló érzelmi elemző komponens a 3.5.1</w:t>
      </w:r>
      <w:r w:rsidR="0015580B">
        <w:rPr>
          <w:lang w:val="hu-HU" w:eastAsia="ro-RO"/>
        </w:rPr>
        <w:t>-es</w:t>
      </w:r>
      <w:r w:rsidR="001B0B81">
        <w:rPr>
          <w:lang w:val="hu-HU" w:eastAsia="ro-RO"/>
        </w:rPr>
        <w:t xml:space="preserve"> verziójú Stanford Core NLP technológiára épül.</w:t>
      </w:r>
      <w:r w:rsidR="001B0B81" w:rsidRPr="001B0B81">
        <w:t xml:space="preserve"> </w:t>
      </w:r>
      <w:r w:rsidR="001B0B81">
        <w:t>Úgyan</w:t>
      </w:r>
      <w:ins w:id="16" w:author="Anonymus" w:date="2015-07-02T18:43:00Z">
        <w:r w:rsidR="00956873">
          <w:t>e</w:t>
        </w:r>
      </w:ins>
      <w:del w:id="17" w:author="Anonymus" w:date="2015-07-02T18:43:00Z">
        <w:r w:rsidR="001B0B81" w:rsidDel="00956873">
          <w:delText>a</w:delText>
        </w:r>
      </w:del>
      <w:r w:rsidR="001B0B81">
        <w:t xml:space="preserve">z a komponens </w:t>
      </w:r>
      <w:r w:rsidR="006E63F0">
        <w:t xml:space="preserve">még </w:t>
      </w:r>
      <w:r w:rsidR="001B0B81">
        <w:t xml:space="preserve">használja a </w:t>
      </w:r>
      <w:r w:rsidR="001B0B81" w:rsidRPr="001B0B81">
        <w:rPr>
          <w:lang w:val="hu-HU" w:eastAsia="ro-RO"/>
        </w:rPr>
        <w:t>3.6.61114.0</w:t>
      </w:r>
      <w:r w:rsidR="006E63F0">
        <w:rPr>
          <w:lang w:val="hu-HU" w:eastAsia="ro-RO"/>
        </w:rPr>
        <w:t>-ás</w:t>
      </w:r>
      <w:r w:rsidR="001B0B81">
        <w:rPr>
          <w:lang w:val="hu-HU" w:eastAsia="ro-RO"/>
        </w:rPr>
        <w:t xml:space="preserve"> verziójú </w:t>
      </w:r>
      <w:r w:rsidR="001B0B81">
        <w:t>Quickgraph technológiát is.</w:t>
      </w:r>
      <w:r w:rsidR="00570936">
        <w:t xml:space="preserve"> Az adatok tárolására</w:t>
      </w:r>
      <w:r w:rsidR="00E81D47">
        <w:t xml:space="preserve"> használt adatbázis</w:t>
      </w:r>
      <w:r w:rsidR="00570936">
        <w:t xml:space="preserve"> a </w:t>
      </w:r>
      <w:r w:rsidR="00570936" w:rsidRPr="00570936">
        <w:t>12.0.2000.8</w:t>
      </w:r>
      <w:r w:rsidR="00570936">
        <w:t>-as</w:t>
      </w:r>
      <w:r w:rsidR="00570936" w:rsidRPr="00570936">
        <w:t xml:space="preserve"> </w:t>
      </w:r>
      <w:r w:rsidR="00570936">
        <w:t>verziójú Microsoft SQL Server 2</w:t>
      </w:r>
      <w:r w:rsidR="00570936">
        <w:rPr>
          <w:lang w:val="en-US"/>
        </w:rPr>
        <w:t>0</w:t>
      </w:r>
      <w:r w:rsidR="00E81D47">
        <w:t>14.</w:t>
      </w:r>
    </w:p>
    <w:p w:rsidR="00457BFE" w:rsidRDefault="00457BFE" w:rsidP="00457BFE">
      <w:pPr>
        <w:pStyle w:val="Heading3"/>
        <w:rPr>
          <w:noProof/>
          <w:lang w:eastAsia="ro-RO"/>
        </w:rPr>
      </w:pPr>
      <w:r>
        <w:rPr>
          <w:noProof/>
          <w:lang w:eastAsia="ro-RO"/>
        </w:rPr>
        <w:t>Felmerült problémák és megoldásai</w:t>
      </w:r>
    </w:p>
    <w:p w:rsidR="00956873" w:rsidRDefault="00956873" w:rsidP="00CF6079">
      <w:pPr>
        <w:rPr>
          <w:ins w:id="18" w:author="Anonymus" w:date="2015-07-02T18:43:00Z"/>
          <w:lang w:eastAsia="ro-RO"/>
        </w:rPr>
      </w:pPr>
      <w:ins w:id="19" w:author="Anonymus" w:date="2015-07-02T18:43:00Z">
        <w:r>
          <w:rPr>
            <w:lang w:eastAsia="ro-RO"/>
          </w:rPr>
          <w:t>A következőkben leírom, hogy a rendszer megvalosítása során miyen problémákba ütköztem, és hogyan sikerült ezeket megoldanom vagy kiküszöbölnöm.</w:t>
        </w:r>
      </w:ins>
    </w:p>
    <w:p w:rsidR="007B1F0A" w:rsidDel="00956873" w:rsidRDefault="00956873" w:rsidP="00CF6079">
      <w:pPr>
        <w:rPr>
          <w:del w:id="20" w:author="Anonymus" w:date="2015-07-02T18:44:00Z"/>
          <w:lang w:eastAsia="ro-RO"/>
        </w:rPr>
      </w:pPr>
      <w:ins w:id="21" w:author="Anonymus" w:date="2015-07-02T18:45:00Z">
        <w:r>
          <w:rPr>
            <w:lang w:eastAsia="ro-RO"/>
          </w:rPr>
          <w:t xml:space="preserve">Az </w:t>
        </w:r>
      </w:ins>
      <w:del w:id="22" w:author="Anonymus" w:date="2015-07-02T18:44:00Z">
        <w:r w:rsidR="007B1F0A" w:rsidDel="00956873">
          <w:rPr>
            <w:lang w:eastAsia="ro-RO"/>
          </w:rPr>
          <w:delText>A rendszer megvalósitása során a következő problémákba ütköztem és oldottam meg:</w:delText>
        </w:r>
      </w:del>
    </w:p>
    <w:p w:rsidR="007B1F0A" w:rsidRDefault="009B3036" w:rsidP="00CF6079">
      <w:pPr>
        <w:rPr>
          <w:lang w:eastAsia="ro-RO"/>
        </w:rPr>
      </w:pPr>
      <w:del w:id="23" w:author="Anonymus" w:date="2015-07-02T18:45:00Z">
        <w:r w:rsidDel="00956873">
          <w:rPr>
            <w:lang w:eastAsia="ro-RO"/>
          </w:rPr>
          <w:delText>E</w:delText>
        </w:r>
      </w:del>
      <w:ins w:id="24" w:author="Anonymus" w:date="2015-07-02T18:45:00Z">
        <w:r w:rsidR="00956873">
          <w:rPr>
            <w:lang w:eastAsia="ro-RO"/>
          </w:rPr>
          <w:t>e</w:t>
        </w:r>
      </w:ins>
      <w:r>
        <w:rPr>
          <w:lang w:eastAsia="ro-RO"/>
        </w:rPr>
        <w:t>lső problémát a Twitter API tweet letöltési korlátozás</w:t>
      </w:r>
      <w:ins w:id="25" w:author="Anonymus" w:date="2015-07-02T18:44:00Z">
        <w:r w:rsidR="00956873">
          <w:rPr>
            <w:lang w:eastAsia="ro-RO"/>
          </w:rPr>
          <w:t>ai</w:t>
        </w:r>
      </w:ins>
      <w:del w:id="26" w:author="Anonymus" w:date="2015-07-02T18:44:00Z">
        <w:r w:rsidDel="00956873">
          <w:rPr>
            <w:lang w:eastAsia="ro-RO"/>
          </w:rPr>
          <w:delText>ok</w:delText>
        </w:r>
      </w:del>
      <w:r>
        <w:rPr>
          <w:lang w:eastAsia="ro-RO"/>
        </w:rPr>
        <w:t xml:space="preserve"> okozták. </w:t>
      </w:r>
      <w:r w:rsidR="007B1F0A">
        <w:rPr>
          <w:lang w:eastAsia="ro-RO"/>
        </w:rPr>
        <w:t>A Twitter API korlátozza a lekérdezések közti időtartamot</w:t>
      </w:r>
      <w:ins w:id="27" w:author="Anonymus" w:date="2015-07-02T18:47:00Z">
        <w:r w:rsidR="00701E51">
          <w:rPr>
            <w:lang w:eastAsia="ro-RO"/>
          </w:rPr>
          <w:t>, ami azt jelenti, hogy 180 tweet letöltés</w:t>
        </w:r>
      </w:ins>
      <w:ins w:id="28" w:author="Anonymus" w:date="2015-07-02T18:52:00Z">
        <w:r w:rsidR="00701E51">
          <w:rPr>
            <w:lang w:eastAsia="ro-RO"/>
          </w:rPr>
          <w:t>i HTTP kérés</w:t>
        </w:r>
      </w:ins>
      <w:ins w:id="29" w:author="Anonymus" w:date="2015-07-02T18:47:00Z">
        <w:r w:rsidR="00701E51">
          <w:rPr>
            <w:lang w:eastAsia="ro-RO"/>
          </w:rPr>
          <w:t xml:space="preserve"> után, megközelítőleg 15 percet kell várakozni</w:t>
        </w:r>
      </w:ins>
      <w:ins w:id="30" w:author="Anonymus" w:date="2015-07-02T18:48:00Z">
        <w:r w:rsidR="00701E51">
          <w:rPr>
            <w:lang w:eastAsia="ro-RO"/>
          </w:rPr>
          <w:t>, míg újra folytatni lehet a letöltést</w:t>
        </w:r>
      </w:ins>
      <w:r w:rsidR="007B1F0A">
        <w:rPr>
          <w:lang w:eastAsia="ro-RO"/>
        </w:rPr>
        <w:t xml:space="preserve">. Ez azt a problémát okozta, hogy a felhasználó elindítja a letöltési folyamatot és a </w:t>
      </w:r>
      <w:r w:rsidR="00841D1D">
        <w:rPr>
          <w:lang w:eastAsia="ro-RO"/>
        </w:rPr>
        <w:t>letöltések</w:t>
      </w:r>
      <w:r w:rsidR="007B1F0A">
        <w:rPr>
          <w:lang w:eastAsia="ro-RO"/>
        </w:rPr>
        <w:t xml:space="preserve"> befejezése</w:t>
      </w:r>
      <w:r w:rsidR="00841D1D">
        <w:rPr>
          <w:lang w:eastAsia="ro-RO"/>
        </w:rPr>
        <w:t xml:space="preserve"> vagy az időkorlát elérése után megállt volna a letöltési folyamat</w:t>
      </w:r>
      <w:ins w:id="31" w:author="Anonymus" w:date="2015-07-02T18:49:00Z">
        <w:r w:rsidR="00701E51">
          <w:rPr>
            <w:lang w:eastAsia="ro-RO"/>
          </w:rPr>
          <w:t>.</w:t>
        </w:r>
      </w:ins>
      <w:del w:id="32" w:author="Anonymus" w:date="2015-07-02T18:49:00Z">
        <w:r w:rsidR="00841D1D" w:rsidDel="00701E51">
          <w:rPr>
            <w:lang w:eastAsia="ro-RO"/>
          </w:rPr>
          <w:delText>,</w:delText>
        </w:r>
      </w:del>
      <w:r w:rsidR="00841D1D">
        <w:rPr>
          <w:lang w:eastAsia="ro-RO"/>
        </w:rPr>
        <w:t xml:space="preserve"> </w:t>
      </w:r>
      <w:del w:id="33" w:author="Anonymus" w:date="2015-07-02T18:49:00Z">
        <w:r w:rsidR="00841D1D" w:rsidDel="00701E51">
          <w:rPr>
            <w:lang w:eastAsia="ro-RO"/>
          </w:rPr>
          <w:delText>nem lett volna folyamatos</w:delText>
        </w:r>
      </w:del>
      <w:ins w:id="34" w:author="Anonymus" w:date="2015-07-02T18:49:00Z">
        <w:r w:rsidR="00701E51">
          <w:rPr>
            <w:lang w:eastAsia="ro-RO"/>
          </w:rPr>
          <w:t>Ahhoz, hogy a letöltési folyamat folytatódjon</w:t>
        </w:r>
      </w:ins>
      <w:ins w:id="35" w:author="Anonymus" w:date="2015-07-02T18:50:00Z">
        <w:r w:rsidR="00701E51">
          <w:rPr>
            <w:lang w:eastAsia="ro-RO"/>
          </w:rPr>
          <w:t>,</w:t>
        </w:r>
      </w:ins>
      <w:ins w:id="36" w:author="Anonymus" w:date="2015-07-02T18:49:00Z">
        <w:r w:rsidR="00701E51">
          <w:rPr>
            <w:lang w:eastAsia="ro-RO"/>
          </w:rPr>
          <w:t xml:space="preserve"> szükség lett volna egy manuális újraindításra</w:t>
        </w:r>
      </w:ins>
      <w:ins w:id="37" w:author="Anonymus" w:date="2015-07-02T18:50:00Z">
        <w:r w:rsidR="00701E51">
          <w:rPr>
            <w:lang w:eastAsia="ro-RO"/>
          </w:rPr>
          <w:t>, ami nem megengedhető egy ilyen rendszer esetében</w:t>
        </w:r>
      </w:ins>
      <w:ins w:id="38" w:author="Anonymus" w:date="2015-07-02T18:49:00Z">
        <w:r w:rsidR="00701E51">
          <w:rPr>
            <w:lang w:eastAsia="ro-RO"/>
          </w:rPr>
          <w:t>.</w:t>
        </w:r>
      </w:ins>
      <w:del w:id="39" w:author="Anonymus" w:date="2015-07-02T18:49:00Z">
        <w:r w:rsidR="00841D1D" w:rsidDel="00701E51">
          <w:rPr>
            <w:lang w:eastAsia="ro-RO"/>
          </w:rPr>
          <w:delText>.</w:delText>
        </w:r>
      </w:del>
      <w:r w:rsidR="00841D1D">
        <w:rPr>
          <w:lang w:eastAsia="ro-RO"/>
        </w:rPr>
        <w:t xml:space="preserve"> A problémát egy időzítő használata segítségével oldottam meg. Az időzítő a letöltési folyamat kezdetén a Tweet</w:t>
      </w:r>
      <w:r>
        <w:rPr>
          <w:lang w:eastAsia="ro-RO"/>
        </w:rPr>
        <w:t xml:space="preserve"> API-tól lekérdezi az adott idő-</w:t>
      </w:r>
      <w:ins w:id="40" w:author="Anonymus" w:date="2015-07-02T19:04:00Z">
        <w:r w:rsidR="00090CFE">
          <w:rPr>
            <w:lang w:eastAsia="ro-RO"/>
          </w:rPr>
          <w:t xml:space="preserve"> és kérés</w:t>
        </w:r>
      </w:ins>
      <w:r w:rsidR="00841D1D">
        <w:rPr>
          <w:lang w:eastAsia="ro-RO"/>
        </w:rPr>
        <w:t>korlátot és követi e</w:t>
      </w:r>
      <w:ins w:id="41" w:author="Anonymus" w:date="2015-07-02T19:05:00Z">
        <w:r w:rsidR="00090CFE">
          <w:rPr>
            <w:lang w:eastAsia="ro-RO"/>
          </w:rPr>
          <w:t>zekn</w:t>
        </w:r>
      </w:ins>
      <w:del w:id="42" w:author="Anonymus" w:date="2015-07-02T19:05:00Z">
        <w:r w:rsidR="00841D1D" w:rsidDel="00090CFE">
          <w:rPr>
            <w:lang w:eastAsia="ro-RO"/>
          </w:rPr>
          <w:delText>n</w:delText>
        </w:r>
      </w:del>
      <w:del w:id="43" w:author="Anonymus" w:date="2015-07-02T19:04:00Z">
        <w:r w:rsidR="00841D1D" w:rsidDel="00090CFE">
          <w:rPr>
            <w:lang w:eastAsia="ro-RO"/>
          </w:rPr>
          <w:delText>n</w:delText>
        </w:r>
      </w:del>
      <w:r w:rsidR="00841D1D">
        <w:rPr>
          <w:lang w:eastAsia="ro-RO"/>
        </w:rPr>
        <w:t xml:space="preserve">ek a lejártát. </w:t>
      </w:r>
      <w:ins w:id="44" w:author="Anonymus" w:date="2015-07-02T19:01:00Z">
        <w:r w:rsidR="00090CFE">
          <w:rPr>
            <w:lang w:eastAsia="ro-RO"/>
          </w:rPr>
          <w:t xml:space="preserve">Ha elértük a letöltési </w:t>
        </w:r>
      </w:ins>
      <w:ins w:id="45" w:author="Anonymus" w:date="2015-07-02T19:05:00Z">
        <w:r w:rsidR="00090CFE">
          <w:rPr>
            <w:lang w:eastAsia="ro-RO"/>
          </w:rPr>
          <w:t xml:space="preserve">kérés </w:t>
        </w:r>
      </w:ins>
      <w:ins w:id="46" w:author="Anonymus" w:date="2015-07-02T19:01:00Z">
        <w:r w:rsidR="00090CFE">
          <w:rPr>
            <w:lang w:eastAsia="ro-RO"/>
          </w:rPr>
          <w:t xml:space="preserve">korlátot, a rendszer addig várakozik, míg a Twitter által megszabott időkorlát le nem jár, majd folytatja a tweet-ek keresését. </w:t>
        </w:r>
      </w:ins>
      <w:r w:rsidR="00841D1D">
        <w:rPr>
          <w:lang w:eastAsia="ro-RO"/>
        </w:rPr>
        <w:t xml:space="preserve">Ha a letöltés </w:t>
      </w:r>
      <w:del w:id="47" w:author="Anonymus" w:date="2015-07-02T19:00:00Z">
        <w:r w:rsidR="00841D1D" w:rsidDel="00090CFE">
          <w:rPr>
            <w:lang w:eastAsia="ro-RO"/>
          </w:rPr>
          <w:delText xml:space="preserve">hamarabb </w:delText>
        </w:r>
      </w:del>
      <w:r w:rsidR="00841D1D">
        <w:rPr>
          <w:lang w:eastAsia="ro-RO"/>
        </w:rPr>
        <w:t>befejeződik</w:t>
      </w:r>
      <w:ins w:id="48" w:author="Anonymus" w:date="2015-07-02T19:03:00Z">
        <w:r w:rsidR="00090CFE">
          <w:rPr>
            <w:lang w:eastAsia="ro-RO"/>
          </w:rPr>
          <w:t>, mivel nem találunk több tweet-et egy adott szinonimának</w:t>
        </w:r>
      </w:ins>
      <w:r>
        <w:rPr>
          <w:lang w:eastAsia="ro-RO"/>
        </w:rPr>
        <w:t>,</w:t>
      </w:r>
      <w:r w:rsidR="00841D1D">
        <w:rPr>
          <w:lang w:eastAsia="ro-RO"/>
        </w:rPr>
        <w:t xml:space="preserve"> akkor </w:t>
      </w:r>
      <w:del w:id="49" w:author="Anonymus" w:date="2015-07-02T19:03:00Z">
        <w:r w:rsidR="00841D1D" w:rsidDel="00090CFE">
          <w:rPr>
            <w:lang w:eastAsia="ro-RO"/>
          </w:rPr>
          <w:delText>várakoz</w:delText>
        </w:r>
        <w:r w:rsidDel="00090CFE">
          <w:rPr>
            <w:lang w:eastAsia="ro-RO"/>
          </w:rPr>
          <w:delText>tatja a letöltést</w:delText>
        </w:r>
        <w:r w:rsidR="00841D1D" w:rsidDel="00090CFE">
          <w:rPr>
            <w:lang w:eastAsia="ro-RO"/>
          </w:rPr>
          <w:delText xml:space="preserve"> a korlát eléréséig majd újrakezdi a letöltést</w:delText>
        </w:r>
      </w:del>
      <w:ins w:id="50" w:author="Anonymus" w:date="2015-07-02T19:03:00Z">
        <w:r w:rsidR="00090CFE">
          <w:rPr>
            <w:lang w:eastAsia="ro-RO"/>
          </w:rPr>
          <w:t>egy következő szinonimát keresünk az adatbázisból, és tovább folytatódik a keresés.</w:t>
        </w:r>
      </w:ins>
      <w:del w:id="51" w:author="Anonymus" w:date="2015-07-02T19:04:00Z">
        <w:r w:rsidDel="00090CFE">
          <w:rPr>
            <w:lang w:eastAsia="ro-RO"/>
          </w:rPr>
          <w:delText>.</w:delText>
        </w:r>
      </w:del>
      <w:r w:rsidR="007B1F0A">
        <w:rPr>
          <w:lang w:eastAsia="ro-RO"/>
        </w:rPr>
        <w:t xml:space="preserve"> </w:t>
      </w:r>
    </w:p>
    <w:p w:rsidR="009B3036" w:rsidRPr="009B3036" w:rsidRDefault="009B3036" w:rsidP="00CF6079">
      <w:pPr>
        <w:rPr>
          <w:lang w:val="hu-HU" w:eastAsia="ro-RO"/>
        </w:rPr>
      </w:pPr>
      <w:r>
        <w:rPr>
          <w:lang w:eastAsia="ro-RO"/>
        </w:rPr>
        <w:lastRenderedPageBreak/>
        <w:t>A második probléma a szövegel</w:t>
      </w:r>
      <w:ins w:id="52" w:author="Anonymus" w:date="2015-07-02T19:15:00Z">
        <w:r w:rsidR="00363F83">
          <w:rPr>
            <w:lang w:eastAsia="ro-RO"/>
          </w:rPr>
          <w:t>e</w:t>
        </w:r>
      </w:ins>
      <w:r>
        <w:rPr>
          <w:lang w:eastAsia="ro-RO"/>
        </w:rPr>
        <w:t xml:space="preserve">mzés során </w:t>
      </w:r>
      <w:del w:id="53" w:author="Anonymus" w:date="2015-07-02T19:15:00Z">
        <w:r w:rsidR="009D1FBD" w:rsidDel="00424093">
          <w:rPr>
            <w:lang w:eastAsia="ro-RO"/>
          </w:rPr>
          <w:delText>került</w:delText>
        </w:r>
        <w:r w:rsidDel="00424093">
          <w:rPr>
            <w:lang w:eastAsia="ro-RO"/>
          </w:rPr>
          <w:delText xml:space="preserve"> elő</w:delText>
        </w:r>
      </w:del>
      <w:ins w:id="54" w:author="Anonymus" w:date="2015-07-02T19:15:00Z">
        <w:r w:rsidR="00424093">
          <w:rPr>
            <w:lang w:eastAsia="ro-RO"/>
          </w:rPr>
          <w:t>merült fel</w:t>
        </w:r>
      </w:ins>
      <w:r>
        <w:rPr>
          <w:lang w:eastAsia="ro-RO"/>
        </w:rPr>
        <w:t xml:space="preserve">, a kulcsszavak és tulajdonságok keresése során. A felhasználó által keresett szavak legtöbb esetben egyes számban vannak megadva, például </w:t>
      </w:r>
      <w:r>
        <w:rPr>
          <w:lang w:val="en-US" w:eastAsia="ro-RO"/>
        </w:rPr>
        <w:t>“</w:t>
      </w:r>
      <w:del w:id="55" w:author="Anonymus" w:date="2015-07-02T19:16:00Z">
        <w:r w:rsidDel="00580718">
          <w:rPr>
            <w:lang w:val="en-US" w:eastAsia="ro-RO"/>
          </w:rPr>
          <w:delText>engine</w:delText>
        </w:r>
      </w:del>
      <w:ins w:id="56" w:author="Anonymus" w:date="2015-07-02T19:16:00Z">
        <w:r w:rsidR="00580718">
          <w:rPr>
            <w:lang w:val="en-US" w:eastAsia="ro-RO"/>
          </w:rPr>
          <w:t>wheel</w:t>
        </w:r>
      </w:ins>
      <w:r>
        <w:rPr>
          <w:lang w:val="en-US" w:eastAsia="ro-RO"/>
        </w:rPr>
        <w:t>”, viszont az elemzett sz</w:t>
      </w:r>
      <w:r>
        <w:rPr>
          <w:lang w:val="hu-HU" w:eastAsia="ro-RO"/>
        </w:rPr>
        <w:t xml:space="preserve">övegben előfordulhatnak többes számban vagy különböző ragokkal ellátva, mint: </w:t>
      </w:r>
      <w:del w:id="57" w:author="Anonymus" w:date="2015-07-02T19:16:00Z">
        <w:r w:rsidDel="00580718">
          <w:rPr>
            <w:lang w:val="hu-HU" w:eastAsia="ro-RO"/>
          </w:rPr>
          <w:delText>engines</w:delText>
        </w:r>
      </w:del>
      <w:ins w:id="58" w:author="Anonymus" w:date="2015-07-02T19:16:00Z">
        <w:r w:rsidR="00580718">
          <w:rPr>
            <w:lang w:val="hu-HU" w:eastAsia="ro-RO"/>
          </w:rPr>
          <w:t>wheels</w:t>
        </w:r>
      </w:ins>
      <w:r w:rsidR="008F7701">
        <w:rPr>
          <w:lang w:val="hu-HU" w:eastAsia="ro-RO"/>
        </w:rPr>
        <w:t xml:space="preserve">. A probléma megoldásához a keresések végzéséhez a szavak lemmatizált formáját használtam. </w:t>
      </w:r>
    </w:p>
    <w:p w:rsidR="008F7701" w:rsidRPr="0031504D" w:rsidRDefault="008F7701" w:rsidP="00CF6079">
      <w:pPr>
        <w:rPr>
          <w:lang w:val="en-US" w:eastAsia="ro-RO"/>
        </w:rPr>
      </w:pPr>
      <w:r>
        <w:rPr>
          <w:lang w:eastAsia="ro-RO"/>
        </w:rPr>
        <w:t>A harmadik probléma szintén a szövegelemzés során jött elő, a tweetek szövegében található linkek, hashtag</w:t>
      </w:r>
      <w:ins w:id="59" w:author="Anonymus" w:date="2015-07-02T19:18:00Z">
        <w:r w:rsidR="00A12D0B">
          <w:rPr>
            <w:lang w:eastAsia="ro-RO"/>
          </w:rPr>
          <w:t>-</w:t>
        </w:r>
      </w:ins>
      <w:del w:id="60" w:author="Anonymus" w:date="2015-07-02T19:18:00Z">
        <w:r w:rsidDel="00A12D0B">
          <w:rPr>
            <w:lang w:eastAsia="ro-RO"/>
          </w:rPr>
          <w:delText>a</w:delText>
        </w:r>
      </w:del>
      <w:ins w:id="61" w:author="Anonymus" w:date="2015-07-02T19:18:00Z">
        <w:r w:rsidR="00A12D0B">
          <w:rPr>
            <w:lang w:eastAsia="ro-RO"/>
          </w:rPr>
          <w:t>e</w:t>
        </w:r>
      </w:ins>
      <w:r>
        <w:rPr>
          <w:lang w:eastAsia="ro-RO"/>
        </w:rPr>
        <w:t>k</w:t>
      </w:r>
      <w:r w:rsidR="0031504D">
        <w:rPr>
          <w:lang w:eastAsia="ro-RO"/>
        </w:rPr>
        <w:t xml:space="preserve">. Ezekre a szavakra nem igazán végzett helyes szófaji annotációt a Stanford Parser szövegelemzője. A probléma megoldására egy szöveg előfeldolgozást használtam, amely során a helyettesítem a http-vel kezdő linkeket a LINK, a </w:t>
      </w:r>
      <w:r w:rsidR="0031504D">
        <w:rPr>
          <w:lang w:val="en-US" w:eastAsia="ro-RO"/>
        </w:rPr>
        <w:t xml:space="preserve">@ </w:t>
      </w:r>
      <w:r w:rsidR="0031504D">
        <w:rPr>
          <w:lang w:val="hu-HU" w:eastAsia="ro-RO"/>
        </w:rPr>
        <w:t>jellel kezdödő szövegrészeket</w:t>
      </w:r>
      <w:r w:rsidR="0031504D">
        <w:rPr>
          <w:lang w:val="en-US" w:eastAsia="ro-RO"/>
        </w:rPr>
        <w:t xml:space="preserve"> a NAME, valamint a # jellel kezdödő szövegrészeket a CATEGORY szavakkal.</w:t>
      </w:r>
    </w:p>
    <w:p w:rsidR="007138C2" w:rsidRDefault="007138C2" w:rsidP="00CF6079">
      <w:pPr>
        <w:rPr>
          <w:lang w:eastAsia="ro-RO"/>
        </w:rPr>
      </w:pPr>
      <w:r>
        <w:rPr>
          <w:lang w:eastAsia="ro-RO"/>
        </w:rPr>
        <w:t>A negyedik problém</w:t>
      </w:r>
      <w:del w:id="62" w:author="Anonymus" w:date="2015-07-02T19:18:00Z">
        <w:r w:rsidDel="00A12D0B">
          <w:rPr>
            <w:lang w:eastAsia="ro-RO"/>
          </w:rPr>
          <w:delText>a</w:delText>
        </w:r>
      </w:del>
      <w:ins w:id="63" w:author="Anonymus" w:date="2015-07-02T19:18:00Z">
        <w:r w:rsidR="00A12D0B">
          <w:rPr>
            <w:lang w:eastAsia="ro-RO"/>
          </w:rPr>
          <w:t>át</w:t>
        </w:r>
      </w:ins>
      <w:r>
        <w:rPr>
          <w:lang w:eastAsia="ro-RO"/>
        </w:rPr>
        <w:t xml:space="preserve"> a szervízek </w:t>
      </w:r>
      <w:ins w:id="64" w:author="Anonymus" w:date="2015-07-02T19:19:00Z">
        <w:r w:rsidR="00A12D0B">
          <w:rPr>
            <w:lang w:eastAsia="ro-RO"/>
          </w:rPr>
          <w:t xml:space="preserve">webes felületről történő </w:t>
        </w:r>
      </w:ins>
      <w:r>
        <w:rPr>
          <w:lang w:eastAsia="ro-RO"/>
        </w:rPr>
        <w:t>e</w:t>
      </w:r>
      <w:del w:id="65" w:author="Anonymus" w:date="2015-07-02T19:18:00Z">
        <w:r w:rsidDel="00A12D0B">
          <w:rPr>
            <w:lang w:eastAsia="ro-RO"/>
          </w:rPr>
          <w:delText>k</w:delText>
        </w:r>
      </w:del>
      <w:ins w:id="66" w:author="Anonymus" w:date="2015-07-02T19:18:00Z">
        <w:r w:rsidR="00A12D0B">
          <w:rPr>
            <w:lang w:eastAsia="ro-RO"/>
          </w:rPr>
          <w:t>l</w:t>
        </w:r>
      </w:ins>
      <w:r>
        <w:rPr>
          <w:lang w:eastAsia="ro-RO"/>
        </w:rPr>
        <w:t xml:space="preserve">indítása </w:t>
      </w:r>
      <w:del w:id="67" w:author="Anonymus" w:date="2015-07-02T19:19:00Z">
        <w:r w:rsidDel="00A12D0B">
          <w:rPr>
            <w:lang w:eastAsia="ro-RO"/>
          </w:rPr>
          <w:delText xml:space="preserve">webes felületről </w:delText>
        </w:r>
        <w:r w:rsidR="00F61DA3" w:rsidDel="00A12D0B">
          <w:rPr>
            <w:lang w:eastAsia="ro-RO"/>
          </w:rPr>
          <w:delText>volt</w:delText>
        </w:r>
      </w:del>
      <w:ins w:id="68" w:author="Anonymus" w:date="2015-07-02T19:19:00Z">
        <w:r w:rsidR="00A12D0B">
          <w:rPr>
            <w:lang w:eastAsia="ro-RO"/>
          </w:rPr>
          <w:t>jelentette</w:t>
        </w:r>
      </w:ins>
      <w:r w:rsidR="00F61DA3">
        <w:rPr>
          <w:lang w:eastAsia="ro-RO"/>
        </w:rPr>
        <w:t>. Mivel a szervízek Windows szervízként futnak nem indíthatok el webes felületről</w:t>
      </w:r>
      <w:ins w:id="69" w:author="Anonymus" w:date="2015-07-02T19:19:00Z">
        <w:r w:rsidR="009F0343">
          <w:rPr>
            <w:lang w:eastAsia="ro-RO"/>
          </w:rPr>
          <w:t xml:space="preserve">, mivel </w:t>
        </w:r>
      </w:ins>
      <w:ins w:id="70" w:author="Anonymus" w:date="2015-07-02T19:20:00Z">
        <w:r w:rsidR="009F0343">
          <w:rPr>
            <w:lang w:eastAsia="ro-RO"/>
          </w:rPr>
          <w:t xml:space="preserve">ahhoz, hogy egy Windows szervízt egy program elindítson, </w:t>
        </w:r>
      </w:ins>
      <w:ins w:id="71" w:author="Anonymus" w:date="2015-07-02T19:19:00Z">
        <w:r w:rsidR="009F0343">
          <w:rPr>
            <w:lang w:eastAsia="ro-RO"/>
          </w:rPr>
          <w:t xml:space="preserve">adminisztrátori jogokra </w:t>
        </w:r>
      </w:ins>
      <w:ins w:id="72" w:author="Anonymus" w:date="2015-07-02T19:20:00Z">
        <w:r w:rsidR="009F0343">
          <w:rPr>
            <w:lang w:eastAsia="ro-RO"/>
          </w:rPr>
          <w:t>van</w:t>
        </w:r>
      </w:ins>
      <w:ins w:id="73" w:author="Anonymus" w:date="2015-07-02T19:19:00Z">
        <w:r w:rsidR="009F0343">
          <w:rPr>
            <w:lang w:eastAsia="ro-RO"/>
          </w:rPr>
          <w:t xml:space="preserve"> szükség</w:t>
        </w:r>
      </w:ins>
      <w:ins w:id="74" w:author="Anonymus" w:date="2015-07-02T19:20:00Z">
        <w:r w:rsidR="009F0343">
          <w:rPr>
            <w:lang w:eastAsia="ro-RO"/>
          </w:rPr>
          <w:t>e.</w:t>
        </w:r>
      </w:ins>
      <w:del w:id="75" w:author="Anonymus" w:date="2015-07-02T19:20:00Z">
        <w:r w:rsidR="00F61DA3" w:rsidDel="009F0343">
          <w:rPr>
            <w:lang w:eastAsia="ro-RO"/>
          </w:rPr>
          <w:delText>.</w:delText>
        </w:r>
      </w:del>
      <w:r w:rsidR="00F61DA3">
        <w:rPr>
          <w:lang w:eastAsia="ro-RO"/>
        </w:rPr>
        <w:t xml:space="preserve"> </w:t>
      </w:r>
      <w:del w:id="76" w:author="Anonymus" w:date="2015-07-02T19:21:00Z">
        <w:r w:rsidR="00F61DA3" w:rsidDel="009F0343">
          <w:rPr>
            <w:lang w:eastAsia="ro-RO"/>
          </w:rPr>
          <w:delText>Kellett e</w:delText>
        </w:r>
      </w:del>
      <w:ins w:id="77" w:author="Anonymus" w:date="2015-07-02T19:21:00Z">
        <w:r w:rsidR="009F0343">
          <w:rPr>
            <w:lang w:eastAsia="ro-RO"/>
          </w:rPr>
          <w:t>E</w:t>
        </w:r>
      </w:ins>
      <w:r w:rsidR="00F61DA3">
        <w:rPr>
          <w:lang w:eastAsia="ro-RO"/>
        </w:rPr>
        <w:t xml:space="preserve">gy olyan megoldást </w:t>
      </w:r>
      <w:ins w:id="78" w:author="Anonymus" w:date="2015-07-02T19:21:00Z">
        <w:r w:rsidR="009F0343">
          <w:rPr>
            <w:lang w:eastAsia="ro-RO"/>
          </w:rPr>
          <w:t xml:space="preserve">kellett </w:t>
        </w:r>
      </w:ins>
      <w:r w:rsidR="00F61DA3">
        <w:rPr>
          <w:lang w:eastAsia="ro-RO"/>
        </w:rPr>
        <w:t xml:space="preserve">találni, </w:t>
      </w:r>
      <w:del w:id="79" w:author="Anonymus" w:date="2015-07-02T19:21:00Z">
        <w:r w:rsidR="00F61DA3" w:rsidDel="009F0343">
          <w:rPr>
            <w:lang w:eastAsia="ro-RO"/>
          </w:rPr>
          <w:delText xml:space="preserve">hogy </w:delText>
        </w:r>
      </w:del>
      <w:ins w:id="80" w:author="Anonymus" w:date="2015-07-02T19:21:00Z">
        <w:r w:rsidR="009F0343">
          <w:rPr>
            <w:lang w:eastAsia="ro-RO"/>
          </w:rPr>
          <w:t>mely segítségével</w:t>
        </w:r>
        <w:r w:rsidR="009F0343">
          <w:rPr>
            <w:lang w:eastAsia="ro-RO"/>
          </w:rPr>
          <w:t xml:space="preserve"> </w:t>
        </w:r>
      </w:ins>
      <w:r w:rsidR="00F61DA3">
        <w:rPr>
          <w:lang w:eastAsia="ro-RO"/>
        </w:rPr>
        <w:t xml:space="preserve">a két komponens </w:t>
      </w:r>
      <w:ins w:id="81" w:author="Anonymus" w:date="2015-07-02T19:21:00Z">
        <w:r w:rsidR="009F0343">
          <w:rPr>
            <w:lang w:eastAsia="ro-RO"/>
          </w:rPr>
          <w:t xml:space="preserve">képes lesz </w:t>
        </w:r>
      </w:ins>
      <w:r w:rsidR="00F61DA3">
        <w:rPr>
          <w:lang w:eastAsia="ro-RO"/>
        </w:rPr>
        <w:t>egymással kommunikál</w:t>
      </w:r>
      <w:ins w:id="82" w:author="Anonymus" w:date="2015-07-02T19:21:00Z">
        <w:r w:rsidR="009F0343">
          <w:rPr>
            <w:lang w:eastAsia="ro-RO"/>
          </w:rPr>
          <w:t>ni</w:t>
        </w:r>
      </w:ins>
      <w:del w:id="83" w:author="Anonymus" w:date="2015-07-02T19:21:00Z">
        <w:r w:rsidR="00F61DA3" w:rsidDel="009F0343">
          <w:rPr>
            <w:lang w:eastAsia="ro-RO"/>
          </w:rPr>
          <w:delText>hasson</w:delText>
        </w:r>
      </w:del>
      <w:r w:rsidR="00F61DA3">
        <w:rPr>
          <w:lang w:eastAsia="ro-RO"/>
        </w:rPr>
        <w:t>. A megoldás amit alkalmaztam egy flag bevezetése volt</w:t>
      </w:r>
      <w:ins w:id="84" w:author="Anonymus" w:date="2015-07-02T19:21:00Z">
        <w:r w:rsidR="009F0343">
          <w:rPr>
            <w:lang w:eastAsia="ro-RO"/>
          </w:rPr>
          <w:t>,</w:t>
        </w:r>
      </w:ins>
      <w:r w:rsidR="00F61DA3">
        <w:rPr>
          <w:lang w:eastAsia="ro-RO"/>
        </w:rPr>
        <w:t xml:space="preserve"> amit az adatbázisban tároltam</w:t>
      </w:r>
      <w:ins w:id="85" w:author="Anonymus" w:date="2015-07-02T19:21:00Z">
        <w:r w:rsidR="009F0343">
          <w:rPr>
            <w:lang w:eastAsia="ro-RO"/>
          </w:rPr>
          <w:t>, mivel az adatbázishoz úgy a web</w:t>
        </w:r>
      </w:ins>
      <w:ins w:id="86" w:author="Anonymus" w:date="2015-07-02T19:22:00Z">
        <w:r w:rsidR="009F0343">
          <w:rPr>
            <w:lang w:eastAsia="ro-RO"/>
          </w:rPr>
          <w:t xml:space="preserve"> aplikáció, mint a windows szervízek hozzá kell férjenek</w:t>
        </w:r>
      </w:ins>
      <w:r w:rsidR="00F61DA3">
        <w:rPr>
          <w:lang w:eastAsia="ro-RO"/>
        </w:rPr>
        <w:t xml:space="preserve">. Ezt a flag-et a web aplikáción keresztül </w:t>
      </w:r>
      <w:del w:id="87" w:author="Anonymus" w:date="2015-07-02T19:22:00Z">
        <w:r w:rsidR="00F61DA3" w:rsidDel="009F0343">
          <w:rPr>
            <w:lang w:eastAsia="ro-RO"/>
          </w:rPr>
          <w:delText xml:space="preserve">lehet </w:delText>
        </w:r>
      </w:del>
      <w:ins w:id="88" w:author="Anonymus" w:date="2015-07-02T19:22:00Z">
        <w:r w:rsidR="009F0343">
          <w:rPr>
            <w:lang w:eastAsia="ro-RO"/>
          </w:rPr>
          <w:t>módosíthatja a felhasználó</w:t>
        </w:r>
      </w:ins>
      <w:del w:id="89" w:author="Anonymus" w:date="2015-07-02T19:22:00Z">
        <w:r w:rsidR="00F61DA3" w:rsidDel="009F0343">
          <w:rPr>
            <w:lang w:eastAsia="ro-RO"/>
          </w:rPr>
          <w:delText>beállítani</w:delText>
        </w:r>
      </w:del>
      <w:r w:rsidR="00F61DA3">
        <w:rPr>
          <w:lang w:eastAsia="ro-RO"/>
        </w:rPr>
        <w:t xml:space="preserve">. A szervíz egy előre </w:t>
      </w:r>
      <w:del w:id="90" w:author="Anonymus" w:date="2015-07-02T19:23:00Z">
        <w:r w:rsidR="00F61DA3" w:rsidDel="009F0343">
          <w:rPr>
            <w:lang w:eastAsia="ro-RO"/>
          </w:rPr>
          <w:delText xml:space="preserve">meghatározott </w:delText>
        </w:r>
      </w:del>
      <w:ins w:id="91" w:author="Anonymus" w:date="2015-07-02T19:23:00Z">
        <w:r w:rsidR="009F0343">
          <w:rPr>
            <w:lang w:eastAsia="ro-RO"/>
          </w:rPr>
          <w:t>definiált</w:t>
        </w:r>
        <w:r w:rsidR="009F0343">
          <w:rPr>
            <w:lang w:eastAsia="ro-RO"/>
          </w:rPr>
          <w:t xml:space="preserve"> </w:t>
        </w:r>
      </w:ins>
      <w:r w:rsidR="00F61DA3">
        <w:rPr>
          <w:lang w:eastAsia="ro-RO"/>
        </w:rPr>
        <w:t>időközönként ellenőrzi az adatbázisban a flag értékét</w:t>
      </w:r>
      <w:r w:rsidR="008B0419">
        <w:rPr>
          <w:lang w:eastAsia="ro-RO"/>
        </w:rPr>
        <w:t xml:space="preserve"> és ennek megfelelően elind</w:t>
      </w:r>
      <w:ins w:id="92" w:author="Anonymus" w:date="2015-07-02T19:23:00Z">
        <w:r w:rsidR="002F3290">
          <w:rPr>
            <w:lang w:eastAsia="ro-RO"/>
          </w:rPr>
          <w:t>ítja a munkáját</w:t>
        </w:r>
      </w:ins>
      <w:del w:id="93" w:author="Anonymus" w:date="2015-07-02T19:23:00Z">
        <w:r w:rsidR="008B0419" w:rsidDel="002F3290">
          <w:rPr>
            <w:lang w:eastAsia="ro-RO"/>
          </w:rPr>
          <w:delText>ul</w:delText>
        </w:r>
      </w:del>
      <w:r w:rsidR="008B0419">
        <w:rPr>
          <w:lang w:eastAsia="ro-RO"/>
        </w:rPr>
        <w:t xml:space="preserve"> vagy megáll</w:t>
      </w:r>
      <w:ins w:id="94" w:author="Anonymus" w:date="2015-07-02T19:23:00Z">
        <w:r w:rsidR="002F3290">
          <w:rPr>
            <w:lang w:eastAsia="ro-RO"/>
          </w:rPr>
          <w:t>ítja azt</w:t>
        </w:r>
      </w:ins>
      <w:r w:rsidR="008B0419">
        <w:rPr>
          <w:lang w:eastAsia="ro-RO"/>
        </w:rPr>
        <w:t>.</w:t>
      </w:r>
    </w:p>
    <w:p w:rsidR="00457BFE" w:rsidRDefault="00457BFE" w:rsidP="00457BFE">
      <w:pPr>
        <w:pStyle w:val="Heading3"/>
        <w:rPr>
          <w:lang w:val="hu-HU"/>
        </w:rPr>
      </w:pPr>
      <w:r>
        <w:rPr>
          <w:lang w:val="hu-HU"/>
        </w:rPr>
        <w:t>A relációkeresés eredményei</w:t>
      </w:r>
    </w:p>
    <w:p w:rsidR="004B4F6D" w:rsidRDefault="004B4F6D" w:rsidP="00FB0676">
      <w:pPr>
        <w:rPr>
          <w:lang w:val="hu-HU"/>
        </w:rPr>
      </w:pPr>
      <w:r>
        <w:rPr>
          <w:lang w:val="hu-HU"/>
        </w:rPr>
        <w:t>Azt, hogy a reláció meghatározása mennyire hatékony, unit tesztek segítségével ellenőriztem.</w:t>
      </w:r>
      <w:r w:rsidR="00366D5A">
        <w:rPr>
          <w:lang w:val="hu-HU"/>
        </w:rPr>
        <w:t xml:space="preserve"> A továbbiakban, ezekre csak tesztként fogok hivatkozni.</w:t>
      </w:r>
      <w:r>
        <w:rPr>
          <w:lang w:val="hu-HU"/>
        </w:rPr>
        <w:t xml:space="preserve"> Mint azt már az előző fejezetekben ismertettem, egy mondaton belül a relációt egy kulcsszó és egy tulajdonság között kell meghatározni. Ezt a feladatot az is bonyolíthatja, hogy</w:t>
      </w:r>
      <w:r w:rsidR="00720C2F">
        <w:rPr>
          <w:lang w:val="hu-HU"/>
        </w:rPr>
        <w:t xml:space="preserve"> a relációkereső komponens</w:t>
      </w:r>
      <w:r>
        <w:rPr>
          <w:lang w:val="hu-HU"/>
        </w:rPr>
        <w:t xml:space="preserve"> nem minden szóról ismeri, hogy az kulcsszó-e vagy tulajdonság-e. Éppen ezért a teszteket ennek megfelelően alakítottam ki</w:t>
      </w:r>
      <w:r w:rsidR="00720C2F">
        <w:rPr>
          <w:lang w:val="hu-HU"/>
        </w:rPr>
        <w:t>, így ezek tartalmaznak ismert és valódi kulcsszavakat (tulajdonságokat)</w:t>
      </w:r>
      <w:r>
        <w:rPr>
          <w:lang w:val="hu-HU"/>
        </w:rPr>
        <w:t>.</w:t>
      </w:r>
      <w:r w:rsidR="00720C2F">
        <w:rPr>
          <w:lang w:val="hu-HU"/>
        </w:rPr>
        <w:t xml:space="preserve"> Ismert szó alatt azt értem, hogy a rendszerben szerepel az adott szó, mint kulcsszó, vagy mint tulajdonság. Valódi szó alatt, pedig azt, hogy a rendszerben nem szerepel a szó, mint kulcsszó, vagy mint tulajdonság.</w:t>
      </w:r>
      <w:r>
        <w:rPr>
          <w:lang w:val="hu-HU"/>
        </w:rPr>
        <w:t xml:space="preserve"> A következő táblázat összefoglalja a különböző eseteket, melyeket vizsgálnak a </w:t>
      </w:r>
      <w:r w:rsidR="00366D5A">
        <w:rPr>
          <w:lang w:val="hu-HU"/>
        </w:rPr>
        <w:t>tesztek</w:t>
      </w:r>
      <w:r w:rsidR="00EB78FA">
        <w:rPr>
          <w:lang w:val="hu-HU"/>
        </w:rPr>
        <w:t xml:space="preserve"> (IK – Ismert kulcsszavak, IT – Ismert tulajdonságok, VK – Valódi kulcsszavak, VT – Valódi tulajdonságok)</w:t>
      </w:r>
      <w:r w:rsidR="00366D5A">
        <w:rPr>
          <w:lang w:val="hu-HU"/>
        </w:rPr>
        <w:t>:</w:t>
      </w:r>
    </w:p>
    <w:tbl>
      <w:tblPr>
        <w:tblStyle w:val="TableGrid"/>
        <w:tblW w:w="8601" w:type="dxa"/>
        <w:jc w:val="center"/>
        <w:tblLayout w:type="fixed"/>
        <w:tblLook w:val="04A0" w:firstRow="1" w:lastRow="0" w:firstColumn="1" w:lastColumn="0" w:noHBand="0" w:noVBand="1"/>
      </w:tblPr>
      <w:tblGrid>
        <w:gridCol w:w="617"/>
        <w:gridCol w:w="590"/>
        <w:gridCol w:w="696"/>
        <w:gridCol w:w="670"/>
        <w:gridCol w:w="6028"/>
      </w:tblGrid>
      <w:tr w:rsidR="00EB78FA" w:rsidRPr="00EB78FA" w:rsidTr="00243E1B">
        <w:trPr>
          <w:jc w:val="center"/>
        </w:trPr>
        <w:tc>
          <w:tcPr>
            <w:tcW w:w="617" w:type="dxa"/>
            <w:vAlign w:val="center"/>
          </w:tcPr>
          <w:p w:rsidR="00EB78FA" w:rsidRPr="00EB78FA" w:rsidRDefault="00EB78FA" w:rsidP="00243E1B">
            <w:pPr>
              <w:spacing w:line="240" w:lineRule="auto"/>
              <w:jc w:val="center"/>
              <w:rPr>
                <w:b/>
                <w:lang w:val="hu-HU"/>
              </w:rPr>
            </w:pPr>
            <w:r>
              <w:rPr>
                <w:b/>
                <w:lang w:val="hu-HU"/>
              </w:rPr>
              <w:t>IK</w:t>
            </w:r>
          </w:p>
        </w:tc>
        <w:tc>
          <w:tcPr>
            <w:tcW w:w="590" w:type="dxa"/>
            <w:vAlign w:val="center"/>
          </w:tcPr>
          <w:p w:rsidR="00EB78FA" w:rsidRPr="00EB78FA" w:rsidRDefault="00EB78FA" w:rsidP="00243E1B">
            <w:pPr>
              <w:spacing w:line="240" w:lineRule="auto"/>
              <w:jc w:val="center"/>
              <w:rPr>
                <w:b/>
                <w:lang w:val="hu-HU"/>
              </w:rPr>
            </w:pPr>
            <w:r>
              <w:rPr>
                <w:b/>
                <w:lang w:val="hu-HU"/>
              </w:rPr>
              <w:t>IT</w:t>
            </w:r>
          </w:p>
        </w:tc>
        <w:tc>
          <w:tcPr>
            <w:tcW w:w="696" w:type="dxa"/>
            <w:vAlign w:val="center"/>
          </w:tcPr>
          <w:p w:rsidR="00EB78FA" w:rsidRPr="00EB78FA" w:rsidRDefault="00EB78FA" w:rsidP="00243E1B">
            <w:pPr>
              <w:spacing w:line="240" w:lineRule="auto"/>
              <w:jc w:val="center"/>
              <w:rPr>
                <w:b/>
                <w:lang w:val="hu-HU"/>
              </w:rPr>
            </w:pPr>
            <w:r>
              <w:rPr>
                <w:b/>
                <w:lang w:val="hu-HU"/>
              </w:rPr>
              <w:t>VK</w:t>
            </w:r>
          </w:p>
        </w:tc>
        <w:tc>
          <w:tcPr>
            <w:tcW w:w="670" w:type="dxa"/>
            <w:vAlign w:val="center"/>
          </w:tcPr>
          <w:p w:rsidR="00EB78FA" w:rsidRPr="00EB78FA" w:rsidRDefault="00EB78FA" w:rsidP="00243E1B">
            <w:pPr>
              <w:spacing w:line="240" w:lineRule="auto"/>
              <w:jc w:val="center"/>
              <w:rPr>
                <w:b/>
                <w:lang w:val="hu-HU"/>
              </w:rPr>
            </w:pPr>
            <w:r>
              <w:rPr>
                <w:b/>
                <w:lang w:val="hu-HU"/>
              </w:rPr>
              <w:t>VT</w:t>
            </w:r>
          </w:p>
        </w:tc>
        <w:tc>
          <w:tcPr>
            <w:tcW w:w="6028" w:type="dxa"/>
            <w:vAlign w:val="center"/>
          </w:tcPr>
          <w:p w:rsidR="00EB78FA" w:rsidRPr="00EB78FA" w:rsidRDefault="00EB78FA" w:rsidP="00243E1B">
            <w:pPr>
              <w:spacing w:line="240" w:lineRule="auto"/>
              <w:jc w:val="center"/>
              <w:rPr>
                <w:b/>
                <w:lang w:val="hu-HU"/>
              </w:rPr>
            </w:pPr>
            <w:r w:rsidRPr="00EB78FA">
              <w:rPr>
                <w:b/>
                <w:lang w:val="hu-HU"/>
              </w:rPr>
              <w:t>Mondat</w:t>
            </w:r>
          </w:p>
        </w:tc>
      </w:tr>
      <w:tr w:rsidR="00EB78FA" w:rsidTr="00243E1B">
        <w:trPr>
          <w:jc w:val="center"/>
        </w:trPr>
        <w:tc>
          <w:tcPr>
            <w:tcW w:w="617" w:type="dxa"/>
            <w:vAlign w:val="center"/>
          </w:tcPr>
          <w:p w:rsidR="00EB78FA" w:rsidRDefault="00EB78FA" w:rsidP="00243E1B">
            <w:pPr>
              <w:spacing w:line="240" w:lineRule="auto"/>
              <w:jc w:val="center"/>
              <w:rPr>
                <w:lang w:val="hu-HU"/>
              </w:rPr>
            </w:pPr>
            <w:r>
              <w:rPr>
                <w:lang w:val="hu-HU"/>
              </w:rPr>
              <w:t>2</w:t>
            </w:r>
          </w:p>
        </w:tc>
        <w:tc>
          <w:tcPr>
            <w:tcW w:w="590" w:type="dxa"/>
            <w:vAlign w:val="center"/>
          </w:tcPr>
          <w:p w:rsidR="00EB78FA" w:rsidRDefault="00EB78FA" w:rsidP="00243E1B">
            <w:pPr>
              <w:spacing w:line="240" w:lineRule="auto"/>
              <w:jc w:val="center"/>
              <w:rPr>
                <w:lang w:val="hu-HU"/>
              </w:rPr>
            </w:pPr>
            <w:r>
              <w:rPr>
                <w:lang w:val="hu-HU"/>
              </w:rPr>
              <w:t>2</w:t>
            </w:r>
          </w:p>
        </w:tc>
        <w:tc>
          <w:tcPr>
            <w:tcW w:w="696" w:type="dxa"/>
            <w:vAlign w:val="center"/>
          </w:tcPr>
          <w:p w:rsidR="00EB78FA" w:rsidRDefault="00EB78FA" w:rsidP="00243E1B">
            <w:pPr>
              <w:spacing w:line="240" w:lineRule="auto"/>
              <w:jc w:val="center"/>
              <w:rPr>
                <w:lang w:val="hu-HU"/>
              </w:rPr>
            </w:pPr>
            <w:r>
              <w:rPr>
                <w:lang w:val="hu-HU"/>
              </w:rPr>
              <w:t>2</w:t>
            </w:r>
          </w:p>
        </w:tc>
        <w:tc>
          <w:tcPr>
            <w:tcW w:w="670" w:type="dxa"/>
            <w:vAlign w:val="center"/>
          </w:tcPr>
          <w:p w:rsidR="00EB78FA" w:rsidRDefault="00EB78FA" w:rsidP="00243E1B">
            <w:pPr>
              <w:spacing w:line="240" w:lineRule="auto"/>
              <w:jc w:val="center"/>
              <w:rPr>
                <w:lang w:val="hu-HU"/>
              </w:rPr>
            </w:pPr>
            <w:r>
              <w:rPr>
                <w:lang w:val="hu-HU"/>
              </w:rPr>
              <w:t>2</w:t>
            </w:r>
          </w:p>
        </w:tc>
        <w:tc>
          <w:tcPr>
            <w:tcW w:w="6028" w:type="dxa"/>
            <w:vAlign w:val="center"/>
          </w:tcPr>
          <w:p w:rsidR="00EB78FA" w:rsidRDefault="00EB78FA" w:rsidP="00243E1B">
            <w:pPr>
              <w:spacing w:line="240" w:lineRule="auto"/>
              <w:jc w:val="center"/>
              <w:rPr>
                <w:lang w:val="hu-HU"/>
              </w:rPr>
            </w:pPr>
            <w:r w:rsidRPr="00EB78FA">
              <w:rPr>
                <w:lang w:val="hu-HU"/>
              </w:rPr>
              <w:t>The engine of Audi is great, but VW has the worst brakes.</w:t>
            </w:r>
          </w:p>
        </w:tc>
      </w:tr>
      <w:tr w:rsidR="00EB78FA" w:rsidTr="00243E1B">
        <w:trPr>
          <w:jc w:val="center"/>
        </w:trPr>
        <w:tc>
          <w:tcPr>
            <w:tcW w:w="617" w:type="dxa"/>
            <w:vAlign w:val="center"/>
          </w:tcPr>
          <w:p w:rsidR="00EB78FA" w:rsidRDefault="00EB78FA" w:rsidP="00243E1B">
            <w:pPr>
              <w:spacing w:line="240" w:lineRule="auto"/>
              <w:jc w:val="center"/>
              <w:rPr>
                <w:lang w:val="hu-HU"/>
              </w:rPr>
            </w:pPr>
            <w:r>
              <w:rPr>
                <w:lang w:val="hu-HU"/>
              </w:rPr>
              <w:t>2</w:t>
            </w:r>
          </w:p>
        </w:tc>
        <w:tc>
          <w:tcPr>
            <w:tcW w:w="590" w:type="dxa"/>
            <w:vAlign w:val="center"/>
          </w:tcPr>
          <w:p w:rsidR="00EB78FA" w:rsidRDefault="00EB78FA" w:rsidP="00243E1B">
            <w:pPr>
              <w:spacing w:line="240" w:lineRule="auto"/>
              <w:jc w:val="center"/>
              <w:rPr>
                <w:lang w:val="hu-HU"/>
              </w:rPr>
            </w:pPr>
            <w:r>
              <w:rPr>
                <w:lang w:val="hu-HU"/>
              </w:rPr>
              <w:t>2</w:t>
            </w:r>
          </w:p>
        </w:tc>
        <w:tc>
          <w:tcPr>
            <w:tcW w:w="696" w:type="dxa"/>
            <w:vAlign w:val="center"/>
          </w:tcPr>
          <w:p w:rsidR="00EB78FA" w:rsidRDefault="00EB78FA" w:rsidP="00243E1B">
            <w:pPr>
              <w:spacing w:line="240" w:lineRule="auto"/>
              <w:jc w:val="center"/>
              <w:rPr>
                <w:lang w:val="hu-HU"/>
              </w:rPr>
            </w:pPr>
            <w:r>
              <w:rPr>
                <w:lang w:val="hu-HU"/>
              </w:rPr>
              <w:t>1</w:t>
            </w:r>
          </w:p>
        </w:tc>
        <w:tc>
          <w:tcPr>
            <w:tcW w:w="670" w:type="dxa"/>
            <w:vAlign w:val="center"/>
          </w:tcPr>
          <w:p w:rsidR="00EB78FA" w:rsidRDefault="00EB78FA" w:rsidP="00243E1B">
            <w:pPr>
              <w:spacing w:line="240" w:lineRule="auto"/>
              <w:jc w:val="center"/>
              <w:rPr>
                <w:lang w:val="hu-HU"/>
              </w:rPr>
            </w:pPr>
            <w:r>
              <w:rPr>
                <w:lang w:val="hu-HU"/>
              </w:rPr>
              <w:t>2</w:t>
            </w:r>
          </w:p>
        </w:tc>
        <w:tc>
          <w:tcPr>
            <w:tcW w:w="6028" w:type="dxa"/>
            <w:vAlign w:val="center"/>
          </w:tcPr>
          <w:p w:rsidR="00EB78FA" w:rsidRDefault="00EB78FA" w:rsidP="00243E1B">
            <w:pPr>
              <w:spacing w:line="240" w:lineRule="auto"/>
              <w:jc w:val="center"/>
              <w:rPr>
                <w:lang w:val="hu-HU"/>
              </w:rPr>
            </w:pPr>
            <w:r w:rsidRPr="00EB78FA">
              <w:rPr>
                <w:lang w:val="hu-HU"/>
              </w:rPr>
              <w:t>The brake and engine of this Audi is great.</w:t>
            </w:r>
          </w:p>
        </w:tc>
      </w:tr>
      <w:tr w:rsidR="00EB78FA" w:rsidTr="00243E1B">
        <w:trPr>
          <w:jc w:val="center"/>
        </w:trPr>
        <w:tc>
          <w:tcPr>
            <w:tcW w:w="617" w:type="dxa"/>
            <w:vAlign w:val="center"/>
          </w:tcPr>
          <w:p w:rsidR="00EB78FA" w:rsidRDefault="00EB78FA" w:rsidP="00243E1B">
            <w:pPr>
              <w:spacing w:line="240" w:lineRule="auto"/>
              <w:jc w:val="center"/>
              <w:rPr>
                <w:lang w:val="hu-HU"/>
              </w:rPr>
            </w:pPr>
            <w:r>
              <w:rPr>
                <w:lang w:val="hu-HU"/>
              </w:rPr>
              <w:t>2</w:t>
            </w:r>
          </w:p>
        </w:tc>
        <w:tc>
          <w:tcPr>
            <w:tcW w:w="590" w:type="dxa"/>
            <w:vAlign w:val="center"/>
          </w:tcPr>
          <w:p w:rsidR="00EB78FA" w:rsidRDefault="00EB78FA" w:rsidP="00243E1B">
            <w:pPr>
              <w:spacing w:line="240" w:lineRule="auto"/>
              <w:jc w:val="center"/>
              <w:rPr>
                <w:lang w:val="hu-HU"/>
              </w:rPr>
            </w:pPr>
            <w:r>
              <w:rPr>
                <w:lang w:val="hu-HU"/>
              </w:rPr>
              <w:t>2</w:t>
            </w:r>
          </w:p>
        </w:tc>
        <w:tc>
          <w:tcPr>
            <w:tcW w:w="696" w:type="dxa"/>
            <w:vAlign w:val="center"/>
          </w:tcPr>
          <w:p w:rsidR="00EB78FA" w:rsidRDefault="00EB78FA" w:rsidP="00243E1B">
            <w:pPr>
              <w:spacing w:line="240" w:lineRule="auto"/>
              <w:jc w:val="center"/>
              <w:rPr>
                <w:lang w:val="hu-HU"/>
              </w:rPr>
            </w:pPr>
            <w:r>
              <w:rPr>
                <w:lang w:val="hu-HU"/>
              </w:rPr>
              <w:t>2</w:t>
            </w:r>
          </w:p>
        </w:tc>
        <w:tc>
          <w:tcPr>
            <w:tcW w:w="670" w:type="dxa"/>
            <w:vAlign w:val="center"/>
          </w:tcPr>
          <w:p w:rsidR="00EB78FA" w:rsidRDefault="00EB78FA" w:rsidP="00243E1B">
            <w:pPr>
              <w:spacing w:line="240" w:lineRule="auto"/>
              <w:jc w:val="center"/>
              <w:rPr>
                <w:lang w:val="hu-HU"/>
              </w:rPr>
            </w:pPr>
            <w:r>
              <w:rPr>
                <w:lang w:val="hu-HU"/>
              </w:rPr>
              <w:t>1</w:t>
            </w:r>
          </w:p>
        </w:tc>
        <w:tc>
          <w:tcPr>
            <w:tcW w:w="6028" w:type="dxa"/>
            <w:vAlign w:val="center"/>
          </w:tcPr>
          <w:p w:rsidR="00EB78FA" w:rsidRDefault="00EB78FA" w:rsidP="00243E1B">
            <w:pPr>
              <w:spacing w:line="240" w:lineRule="auto"/>
              <w:jc w:val="center"/>
              <w:rPr>
                <w:lang w:val="hu-HU"/>
              </w:rPr>
            </w:pPr>
            <w:r w:rsidRPr="00EB78FA">
              <w:rPr>
                <w:lang w:val="hu-HU"/>
              </w:rPr>
              <w:t>The brake of this Audi and VW is great.</w:t>
            </w:r>
          </w:p>
        </w:tc>
      </w:tr>
      <w:tr w:rsidR="00EB78FA" w:rsidTr="00243E1B">
        <w:trPr>
          <w:jc w:val="center"/>
        </w:trPr>
        <w:tc>
          <w:tcPr>
            <w:tcW w:w="617" w:type="dxa"/>
            <w:vAlign w:val="center"/>
          </w:tcPr>
          <w:p w:rsidR="00EB78FA" w:rsidRDefault="00EB78FA" w:rsidP="00243E1B">
            <w:pPr>
              <w:spacing w:line="240" w:lineRule="auto"/>
              <w:jc w:val="center"/>
              <w:rPr>
                <w:lang w:val="hu-HU"/>
              </w:rPr>
            </w:pPr>
            <w:r>
              <w:rPr>
                <w:lang w:val="hu-HU"/>
              </w:rPr>
              <w:t>2</w:t>
            </w:r>
          </w:p>
        </w:tc>
        <w:tc>
          <w:tcPr>
            <w:tcW w:w="590" w:type="dxa"/>
            <w:vAlign w:val="center"/>
          </w:tcPr>
          <w:p w:rsidR="00EB78FA" w:rsidRDefault="00EB78FA" w:rsidP="00243E1B">
            <w:pPr>
              <w:spacing w:line="240" w:lineRule="auto"/>
              <w:jc w:val="center"/>
              <w:rPr>
                <w:lang w:val="hu-HU"/>
              </w:rPr>
            </w:pPr>
            <w:r>
              <w:rPr>
                <w:lang w:val="hu-HU"/>
              </w:rPr>
              <w:t>2</w:t>
            </w:r>
          </w:p>
        </w:tc>
        <w:tc>
          <w:tcPr>
            <w:tcW w:w="696" w:type="dxa"/>
            <w:vAlign w:val="center"/>
          </w:tcPr>
          <w:p w:rsidR="00EB78FA" w:rsidRDefault="00EB78FA" w:rsidP="00243E1B">
            <w:pPr>
              <w:spacing w:line="240" w:lineRule="auto"/>
              <w:jc w:val="center"/>
              <w:rPr>
                <w:lang w:val="hu-HU"/>
              </w:rPr>
            </w:pPr>
            <w:r>
              <w:rPr>
                <w:lang w:val="hu-HU"/>
              </w:rPr>
              <w:t>2</w:t>
            </w:r>
          </w:p>
        </w:tc>
        <w:tc>
          <w:tcPr>
            <w:tcW w:w="670" w:type="dxa"/>
            <w:vAlign w:val="center"/>
          </w:tcPr>
          <w:p w:rsidR="00EB78FA" w:rsidRDefault="00EB78FA" w:rsidP="00243E1B">
            <w:pPr>
              <w:spacing w:line="240" w:lineRule="auto"/>
              <w:jc w:val="center"/>
              <w:rPr>
                <w:lang w:val="hu-HU"/>
              </w:rPr>
            </w:pPr>
            <w:r>
              <w:rPr>
                <w:lang w:val="hu-HU"/>
              </w:rPr>
              <w:t>2</w:t>
            </w:r>
          </w:p>
        </w:tc>
        <w:tc>
          <w:tcPr>
            <w:tcW w:w="6028" w:type="dxa"/>
            <w:vAlign w:val="center"/>
          </w:tcPr>
          <w:p w:rsidR="00EB78FA" w:rsidRDefault="00EB78FA" w:rsidP="00243E1B">
            <w:pPr>
              <w:spacing w:line="240" w:lineRule="auto"/>
              <w:jc w:val="center"/>
              <w:rPr>
                <w:lang w:val="hu-HU"/>
              </w:rPr>
            </w:pPr>
            <w:r w:rsidRPr="00EB78FA">
              <w:rPr>
                <w:lang w:val="hu-HU"/>
              </w:rPr>
              <w:t>Audi and VW have good engines and brakes.</w:t>
            </w:r>
          </w:p>
        </w:tc>
      </w:tr>
      <w:tr w:rsidR="00EB78FA" w:rsidTr="00243E1B">
        <w:trPr>
          <w:jc w:val="center"/>
        </w:trPr>
        <w:tc>
          <w:tcPr>
            <w:tcW w:w="617" w:type="dxa"/>
            <w:vAlign w:val="center"/>
          </w:tcPr>
          <w:p w:rsidR="00EB78FA" w:rsidRDefault="00EB78FA" w:rsidP="00243E1B">
            <w:pPr>
              <w:spacing w:line="240" w:lineRule="auto"/>
              <w:jc w:val="center"/>
              <w:rPr>
                <w:lang w:val="hu-HU"/>
              </w:rPr>
            </w:pPr>
            <w:r>
              <w:rPr>
                <w:lang w:val="hu-HU"/>
              </w:rPr>
              <w:t>2</w:t>
            </w:r>
          </w:p>
        </w:tc>
        <w:tc>
          <w:tcPr>
            <w:tcW w:w="590" w:type="dxa"/>
            <w:vAlign w:val="center"/>
          </w:tcPr>
          <w:p w:rsidR="00EB78FA" w:rsidRDefault="00EB78FA" w:rsidP="00243E1B">
            <w:pPr>
              <w:spacing w:line="240" w:lineRule="auto"/>
              <w:jc w:val="center"/>
              <w:rPr>
                <w:lang w:val="hu-HU"/>
              </w:rPr>
            </w:pPr>
            <w:r>
              <w:rPr>
                <w:lang w:val="hu-HU"/>
              </w:rPr>
              <w:t>2</w:t>
            </w:r>
          </w:p>
        </w:tc>
        <w:tc>
          <w:tcPr>
            <w:tcW w:w="696" w:type="dxa"/>
            <w:vAlign w:val="center"/>
          </w:tcPr>
          <w:p w:rsidR="00EB78FA" w:rsidRDefault="00EB78FA" w:rsidP="00243E1B">
            <w:pPr>
              <w:spacing w:line="240" w:lineRule="auto"/>
              <w:jc w:val="center"/>
              <w:rPr>
                <w:lang w:val="hu-HU"/>
              </w:rPr>
            </w:pPr>
            <w:r>
              <w:rPr>
                <w:lang w:val="hu-HU"/>
              </w:rPr>
              <w:t>2</w:t>
            </w:r>
          </w:p>
        </w:tc>
        <w:tc>
          <w:tcPr>
            <w:tcW w:w="670" w:type="dxa"/>
            <w:vAlign w:val="center"/>
          </w:tcPr>
          <w:p w:rsidR="00EB78FA" w:rsidRDefault="00EB78FA" w:rsidP="00243E1B">
            <w:pPr>
              <w:spacing w:line="240" w:lineRule="auto"/>
              <w:jc w:val="center"/>
              <w:rPr>
                <w:lang w:val="hu-HU"/>
              </w:rPr>
            </w:pPr>
            <w:r>
              <w:rPr>
                <w:lang w:val="hu-HU"/>
              </w:rPr>
              <w:t>1</w:t>
            </w:r>
          </w:p>
        </w:tc>
        <w:tc>
          <w:tcPr>
            <w:tcW w:w="6028" w:type="dxa"/>
            <w:vAlign w:val="center"/>
          </w:tcPr>
          <w:p w:rsidR="00EB78FA" w:rsidRDefault="00EB78FA" w:rsidP="00243E1B">
            <w:pPr>
              <w:spacing w:line="240" w:lineRule="auto"/>
              <w:jc w:val="center"/>
              <w:rPr>
                <w:lang w:val="hu-HU"/>
              </w:rPr>
            </w:pPr>
            <w:r w:rsidRPr="00EB78FA">
              <w:rPr>
                <w:lang w:val="hu-HU"/>
              </w:rPr>
              <w:t>Audi has better brakes than VW.</w:t>
            </w:r>
          </w:p>
        </w:tc>
      </w:tr>
      <w:tr w:rsidR="00EB78FA" w:rsidTr="00243E1B">
        <w:trPr>
          <w:jc w:val="center"/>
        </w:trPr>
        <w:tc>
          <w:tcPr>
            <w:tcW w:w="617" w:type="dxa"/>
            <w:vAlign w:val="center"/>
          </w:tcPr>
          <w:p w:rsidR="00EB78FA" w:rsidRDefault="00EB78FA" w:rsidP="00243E1B">
            <w:pPr>
              <w:spacing w:line="240" w:lineRule="auto"/>
              <w:jc w:val="center"/>
              <w:rPr>
                <w:lang w:val="hu-HU"/>
              </w:rPr>
            </w:pPr>
            <w:r>
              <w:rPr>
                <w:lang w:val="hu-HU"/>
              </w:rPr>
              <w:t>2</w:t>
            </w:r>
          </w:p>
        </w:tc>
        <w:tc>
          <w:tcPr>
            <w:tcW w:w="590" w:type="dxa"/>
            <w:vAlign w:val="center"/>
          </w:tcPr>
          <w:p w:rsidR="00EB78FA" w:rsidRDefault="00EB78FA" w:rsidP="00243E1B">
            <w:pPr>
              <w:spacing w:line="240" w:lineRule="auto"/>
              <w:jc w:val="center"/>
              <w:rPr>
                <w:lang w:val="hu-HU"/>
              </w:rPr>
            </w:pPr>
            <w:r>
              <w:rPr>
                <w:lang w:val="hu-HU"/>
              </w:rPr>
              <w:t>2</w:t>
            </w:r>
          </w:p>
        </w:tc>
        <w:tc>
          <w:tcPr>
            <w:tcW w:w="696" w:type="dxa"/>
            <w:vAlign w:val="center"/>
          </w:tcPr>
          <w:p w:rsidR="00EB78FA" w:rsidRDefault="00EB78FA" w:rsidP="00243E1B">
            <w:pPr>
              <w:spacing w:line="240" w:lineRule="auto"/>
              <w:jc w:val="center"/>
              <w:rPr>
                <w:lang w:val="hu-HU"/>
              </w:rPr>
            </w:pPr>
            <w:r>
              <w:rPr>
                <w:lang w:val="hu-HU"/>
              </w:rPr>
              <w:t>2</w:t>
            </w:r>
          </w:p>
        </w:tc>
        <w:tc>
          <w:tcPr>
            <w:tcW w:w="670" w:type="dxa"/>
            <w:vAlign w:val="center"/>
          </w:tcPr>
          <w:p w:rsidR="00EB78FA" w:rsidRDefault="00EB78FA" w:rsidP="00243E1B">
            <w:pPr>
              <w:spacing w:line="240" w:lineRule="auto"/>
              <w:jc w:val="center"/>
              <w:rPr>
                <w:lang w:val="hu-HU"/>
              </w:rPr>
            </w:pPr>
            <w:r>
              <w:rPr>
                <w:lang w:val="hu-HU"/>
              </w:rPr>
              <w:t>2</w:t>
            </w:r>
          </w:p>
        </w:tc>
        <w:tc>
          <w:tcPr>
            <w:tcW w:w="6028" w:type="dxa"/>
            <w:vAlign w:val="center"/>
          </w:tcPr>
          <w:p w:rsidR="00EB78FA" w:rsidRDefault="00EB78FA" w:rsidP="00243E1B">
            <w:pPr>
              <w:spacing w:line="240" w:lineRule="auto"/>
              <w:jc w:val="center"/>
              <w:rPr>
                <w:lang w:val="hu-HU"/>
              </w:rPr>
            </w:pPr>
            <w:r w:rsidRPr="00EB78FA">
              <w:rPr>
                <w:lang w:val="hu-HU"/>
              </w:rPr>
              <w:t>Audi has a powerful engine, while VW has the best brakes.</w:t>
            </w:r>
          </w:p>
        </w:tc>
      </w:tr>
      <w:tr w:rsidR="00EB78FA" w:rsidTr="00243E1B">
        <w:trPr>
          <w:jc w:val="center"/>
        </w:trPr>
        <w:tc>
          <w:tcPr>
            <w:tcW w:w="617" w:type="dxa"/>
            <w:vAlign w:val="center"/>
          </w:tcPr>
          <w:p w:rsidR="00EB78FA" w:rsidRDefault="00EB78FA" w:rsidP="00243E1B">
            <w:pPr>
              <w:spacing w:line="240" w:lineRule="auto"/>
              <w:jc w:val="center"/>
              <w:rPr>
                <w:lang w:val="hu-HU"/>
              </w:rPr>
            </w:pPr>
            <w:r>
              <w:rPr>
                <w:lang w:val="hu-HU"/>
              </w:rPr>
              <w:lastRenderedPageBreak/>
              <w:t>2</w:t>
            </w:r>
          </w:p>
        </w:tc>
        <w:tc>
          <w:tcPr>
            <w:tcW w:w="590" w:type="dxa"/>
            <w:vAlign w:val="center"/>
          </w:tcPr>
          <w:p w:rsidR="00EB78FA" w:rsidRDefault="00EB78FA" w:rsidP="00243E1B">
            <w:pPr>
              <w:spacing w:line="240" w:lineRule="auto"/>
              <w:jc w:val="center"/>
              <w:rPr>
                <w:lang w:val="hu-HU"/>
              </w:rPr>
            </w:pPr>
            <w:r>
              <w:rPr>
                <w:lang w:val="hu-HU"/>
              </w:rPr>
              <w:t>1</w:t>
            </w:r>
          </w:p>
        </w:tc>
        <w:tc>
          <w:tcPr>
            <w:tcW w:w="696" w:type="dxa"/>
            <w:vAlign w:val="center"/>
          </w:tcPr>
          <w:p w:rsidR="00EB78FA" w:rsidRDefault="00EB78FA" w:rsidP="00243E1B">
            <w:pPr>
              <w:spacing w:line="240" w:lineRule="auto"/>
              <w:jc w:val="center"/>
              <w:rPr>
                <w:lang w:val="hu-HU"/>
              </w:rPr>
            </w:pPr>
            <w:r>
              <w:rPr>
                <w:lang w:val="hu-HU"/>
              </w:rPr>
              <w:t>2</w:t>
            </w:r>
          </w:p>
        </w:tc>
        <w:tc>
          <w:tcPr>
            <w:tcW w:w="670" w:type="dxa"/>
            <w:vAlign w:val="center"/>
          </w:tcPr>
          <w:p w:rsidR="00EB78FA" w:rsidRDefault="00EB78FA" w:rsidP="00243E1B">
            <w:pPr>
              <w:spacing w:line="240" w:lineRule="auto"/>
              <w:jc w:val="center"/>
              <w:rPr>
                <w:lang w:val="hu-HU"/>
              </w:rPr>
            </w:pPr>
            <w:r>
              <w:rPr>
                <w:lang w:val="hu-HU"/>
              </w:rPr>
              <w:t>2</w:t>
            </w:r>
          </w:p>
        </w:tc>
        <w:tc>
          <w:tcPr>
            <w:tcW w:w="6028" w:type="dxa"/>
            <w:vAlign w:val="center"/>
          </w:tcPr>
          <w:p w:rsidR="00EB78FA" w:rsidRDefault="00EB78FA" w:rsidP="00243E1B">
            <w:pPr>
              <w:spacing w:line="240" w:lineRule="auto"/>
              <w:jc w:val="center"/>
              <w:rPr>
                <w:lang w:val="hu-HU"/>
              </w:rPr>
            </w:pPr>
            <w:r w:rsidRPr="00EB78FA">
              <w:rPr>
                <w:lang w:val="hu-HU"/>
              </w:rPr>
              <w:t>The engine of Audi is great, but VW has the worst brakes.</w:t>
            </w:r>
          </w:p>
        </w:tc>
      </w:tr>
      <w:tr w:rsidR="00EB78FA" w:rsidTr="00243E1B">
        <w:trPr>
          <w:jc w:val="center"/>
        </w:trPr>
        <w:tc>
          <w:tcPr>
            <w:tcW w:w="617" w:type="dxa"/>
            <w:vAlign w:val="center"/>
          </w:tcPr>
          <w:p w:rsidR="00EB78FA" w:rsidRDefault="00EB78FA" w:rsidP="00243E1B">
            <w:pPr>
              <w:spacing w:line="240" w:lineRule="auto"/>
              <w:jc w:val="center"/>
              <w:rPr>
                <w:lang w:val="hu-HU"/>
              </w:rPr>
            </w:pPr>
            <w:r>
              <w:rPr>
                <w:lang w:val="hu-HU"/>
              </w:rPr>
              <w:t>2</w:t>
            </w:r>
          </w:p>
        </w:tc>
        <w:tc>
          <w:tcPr>
            <w:tcW w:w="590" w:type="dxa"/>
            <w:vAlign w:val="center"/>
          </w:tcPr>
          <w:p w:rsidR="00EB78FA" w:rsidRDefault="00EB78FA" w:rsidP="00243E1B">
            <w:pPr>
              <w:spacing w:line="240" w:lineRule="auto"/>
              <w:jc w:val="center"/>
              <w:rPr>
                <w:lang w:val="hu-HU"/>
              </w:rPr>
            </w:pPr>
            <w:r>
              <w:rPr>
                <w:lang w:val="hu-HU"/>
              </w:rPr>
              <w:t>1</w:t>
            </w:r>
          </w:p>
        </w:tc>
        <w:tc>
          <w:tcPr>
            <w:tcW w:w="696" w:type="dxa"/>
            <w:vAlign w:val="center"/>
          </w:tcPr>
          <w:p w:rsidR="00EB78FA" w:rsidRDefault="00EB78FA" w:rsidP="00243E1B">
            <w:pPr>
              <w:spacing w:line="240" w:lineRule="auto"/>
              <w:jc w:val="center"/>
              <w:rPr>
                <w:lang w:val="hu-HU"/>
              </w:rPr>
            </w:pPr>
            <w:r>
              <w:rPr>
                <w:lang w:val="hu-HU"/>
              </w:rPr>
              <w:t>1</w:t>
            </w:r>
          </w:p>
        </w:tc>
        <w:tc>
          <w:tcPr>
            <w:tcW w:w="670" w:type="dxa"/>
            <w:vAlign w:val="center"/>
          </w:tcPr>
          <w:p w:rsidR="00EB78FA" w:rsidRDefault="00EB78FA" w:rsidP="00243E1B">
            <w:pPr>
              <w:spacing w:line="240" w:lineRule="auto"/>
              <w:jc w:val="center"/>
              <w:rPr>
                <w:lang w:val="hu-HU"/>
              </w:rPr>
            </w:pPr>
            <w:r>
              <w:rPr>
                <w:lang w:val="hu-HU"/>
              </w:rPr>
              <w:t>2</w:t>
            </w:r>
          </w:p>
        </w:tc>
        <w:tc>
          <w:tcPr>
            <w:tcW w:w="6028" w:type="dxa"/>
            <w:vAlign w:val="center"/>
          </w:tcPr>
          <w:p w:rsidR="00EB78FA" w:rsidRPr="00EB78FA" w:rsidRDefault="00EB78FA" w:rsidP="00243E1B">
            <w:pPr>
              <w:spacing w:line="240" w:lineRule="auto"/>
              <w:jc w:val="center"/>
              <w:rPr>
                <w:lang w:val="hu-HU"/>
              </w:rPr>
            </w:pPr>
            <w:r w:rsidRPr="00EB78FA">
              <w:rPr>
                <w:lang w:val="hu-HU"/>
              </w:rPr>
              <w:t>The brake and engine of this Audi is great.</w:t>
            </w:r>
          </w:p>
        </w:tc>
      </w:tr>
      <w:tr w:rsidR="00EB78FA" w:rsidTr="00243E1B">
        <w:trPr>
          <w:jc w:val="center"/>
        </w:trPr>
        <w:tc>
          <w:tcPr>
            <w:tcW w:w="617" w:type="dxa"/>
            <w:vAlign w:val="center"/>
          </w:tcPr>
          <w:p w:rsidR="00EB78FA" w:rsidRDefault="007A1966" w:rsidP="00243E1B">
            <w:pPr>
              <w:spacing w:line="240" w:lineRule="auto"/>
              <w:jc w:val="center"/>
              <w:rPr>
                <w:lang w:val="hu-HU"/>
              </w:rPr>
            </w:pPr>
            <w:r>
              <w:rPr>
                <w:lang w:val="hu-HU"/>
              </w:rPr>
              <w:t>2</w:t>
            </w:r>
          </w:p>
        </w:tc>
        <w:tc>
          <w:tcPr>
            <w:tcW w:w="590" w:type="dxa"/>
            <w:vAlign w:val="center"/>
          </w:tcPr>
          <w:p w:rsidR="00EB78FA" w:rsidRDefault="007A1966" w:rsidP="00243E1B">
            <w:pPr>
              <w:spacing w:line="240" w:lineRule="auto"/>
              <w:jc w:val="center"/>
              <w:rPr>
                <w:lang w:val="hu-HU"/>
              </w:rPr>
            </w:pPr>
            <w:r>
              <w:rPr>
                <w:lang w:val="hu-HU"/>
              </w:rPr>
              <w:t>1</w:t>
            </w:r>
          </w:p>
        </w:tc>
        <w:tc>
          <w:tcPr>
            <w:tcW w:w="696" w:type="dxa"/>
            <w:vAlign w:val="center"/>
          </w:tcPr>
          <w:p w:rsidR="00EB78FA" w:rsidRDefault="007A1966" w:rsidP="00243E1B">
            <w:pPr>
              <w:spacing w:line="240" w:lineRule="auto"/>
              <w:jc w:val="center"/>
              <w:rPr>
                <w:lang w:val="hu-HU"/>
              </w:rPr>
            </w:pPr>
            <w:r>
              <w:rPr>
                <w:lang w:val="hu-HU"/>
              </w:rPr>
              <w:t>2</w:t>
            </w:r>
          </w:p>
        </w:tc>
        <w:tc>
          <w:tcPr>
            <w:tcW w:w="670" w:type="dxa"/>
            <w:vAlign w:val="center"/>
          </w:tcPr>
          <w:p w:rsidR="00EB78FA" w:rsidRDefault="007A1966" w:rsidP="00243E1B">
            <w:pPr>
              <w:spacing w:line="240" w:lineRule="auto"/>
              <w:jc w:val="center"/>
              <w:rPr>
                <w:lang w:val="hu-HU"/>
              </w:rPr>
            </w:pPr>
            <w:r>
              <w:rPr>
                <w:lang w:val="hu-HU"/>
              </w:rPr>
              <w:t>1</w:t>
            </w:r>
          </w:p>
        </w:tc>
        <w:tc>
          <w:tcPr>
            <w:tcW w:w="6028" w:type="dxa"/>
            <w:vAlign w:val="center"/>
          </w:tcPr>
          <w:p w:rsidR="00EB78FA" w:rsidRPr="00EB78FA" w:rsidRDefault="007A1966" w:rsidP="00243E1B">
            <w:pPr>
              <w:spacing w:line="240" w:lineRule="auto"/>
              <w:jc w:val="center"/>
              <w:rPr>
                <w:lang w:val="hu-HU"/>
              </w:rPr>
            </w:pPr>
            <w:r w:rsidRPr="007A1966">
              <w:rPr>
                <w:lang w:val="hu-HU"/>
              </w:rPr>
              <w:t>The brake of this Audi and VW is great.</w:t>
            </w:r>
          </w:p>
        </w:tc>
      </w:tr>
      <w:tr w:rsidR="00EB78FA" w:rsidTr="00243E1B">
        <w:trPr>
          <w:jc w:val="center"/>
        </w:trPr>
        <w:tc>
          <w:tcPr>
            <w:tcW w:w="617" w:type="dxa"/>
            <w:vAlign w:val="center"/>
          </w:tcPr>
          <w:p w:rsidR="00EB78FA" w:rsidRDefault="007A1966" w:rsidP="00243E1B">
            <w:pPr>
              <w:spacing w:line="240" w:lineRule="auto"/>
              <w:jc w:val="center"/>
              <w:rPr>
                <w:lang w:val="hu-HU"/>
              </w:rPr>
            </w:pPr>
            <w:r>
              <w:rPr>
                <w:lang w:val="hu-HU"/>
              </w:rPr>
              <w:t>2</w:t>
            </w:r>
          </w:p>
        </w:tc>
        <w:tc>
          <w:tcPr>
            <w:tcW w:w="590" w:type="dxa"/>
            <w:vAlign w:val="center"/>
          </w:tcPr>
          <w:p w:rsidR="00EB78FA" w:rsidRDefault="007A1966" w:rsidP="00243E1B">
            <w:pPr>
              <w:spacing w:line="240" w:lineRule="auto"/>
              <w:jc w:val="center"/>
              <w:rPr>
                <w:lang w:val="hu-HU"/>
              </w:rPr>
            </w:pPr>
            <w:r>
              <w:rPr>
                <w:lang w:val="hu-HU"/>
              </w:rPr>
              <w:t>1</w:t>
            </w:r>
          </w:p>
        </w:tc>
        <w:tc>
          <w:tcPr>
            <w:tcW w:w="696" w:type="dxa"/>
            <w:vAlign w:val="center"/>
          </w:tcPr>
          <w:p w:rsidR="00EB78FA" w:rsidRDefault="007A1966" w:rsidP="00243E1B">
            <w:pPr>
              <w:spacing w:line="240" w:lineRule="auto"/>
              <w:jc w:val="center"/>
              <w:rPr>
                <w:lang w:val="hu-HU"/>
              </w:rPr>
            </w:pPr>
            <w:r>
              <w:rPr>
                <w:lang w:val="hu-HU"/>
              </w:rPr>
              <w:t>2</w:t>
            </w:r>
          </w:p>
        </w:tc>
        <w:tc>
          <w:tcPr>
            <w:tcW w:w="670" w:type="dxa"/>
            <w:vAlign w:val="center"/>
          </w:tcPr>
          <w:p w:rsidR="00EB78FA" w:rsidRDefault="007A1966" w:rsidP="00243E1B">
            <w:pPr>
              <w:spacing w:line="240" w:lineRule="auto"/>
              <w:jc w:val="center"/>
              <w:rPr>
                <w:lang w:val="hu-HU"/>
              </w:rPr>
            </w:pPr>
            <w:r>
              <w:rPr>
                <w:lang w:val="hu-HU"/>
              </w:rPr>
              <w:t>2</w:t>
            </w:r>
          </w:p>
        </w:tc>
        <w:tc>
          <w:tcPr>
            <w:tcW w:w="6028" w:type="dxa"/>
            <w:vAlign w:val="center"/>
          </w:tcPr>
          <w:p w:rsidR="00EB78FA" w:rsidRPr="00EB78FA" w:rsidRDefault="007A1966" w:rsidP="00243E1B">
            <w:pPr>
              <w:spacing w:line="240" w:lineRule="auto"/>
              <w:jc w:val="center"/>
              <w:rPr>
                <w:lang w:val="hu-HU"/>
              </w:rPr>
            </w:pPr>
            <w:r w:rsidRPr="007A1966">
              <w:rPr>
                <w:lang w:val="hu-HU"/>
              </w:rPr>
              <w:t>Audi and VW have good engines and brakes.</w:t>
            </w:r>
          </w:p>
        </w:tc>
      </w:tr>
      <w:tr w:rsidR="00EB78FA" w:rsidTr="00243E1B">
        <w:trPr>
          <w:jc w:val="center"/>
        </w:trPr>
        <w:tc>
          <w:tcPr>
            <w:tcW w:w="617" w:type="dxa"/>
            <w:vAlign w:val="center"/>
          </w:tcPr>
          <w:p w:rsidR="00EB78FA" w:rsidRDefault="007A1966" w:rsidP="00243E1B">
            <w:pPr>
              <w:spacing w:line="240" w:lineRule="auto"/>
              <w:jc w:val="center"/>
              <w:rPr>
                <w:lang w:val="hu-HU"/>
              </w:rPr>
            </w:pPr>
            <w:r>
              <w:rPr>
                <w:lang w:val="hu-HU"/>
              </w:rPr>
              <w:t>2</w:t>
            </w:r>
          </w:p>
        </w:tc>
        <w:tc>
          <w:tcPr>
            <w:tcW w:w="590" w:type="dxa"/>
            <w:vAlign w:val="center"/>
          </w:tcPr>
          <w:p w:rsidR="00EB78FA" w:rsidRDefault="007A1966" w:rsidP="00243E1B">
            <w:pPr>
              <w:spacing w:line="240" w:lineRule="auto"/>
              <w:jc w:val="center"/>
              <w:rPr>
                <w:lang w:val="hu-HU"/>
              </w:rPr>
            </w:pPr>
            <w:r>
              <w:rPr>
                <w:lang w:val="hu-HU"/>
              </w:rPr>
              <w:t>1</w:t>
            </w:r>
          </w:p>
        </w:tc>
        <w:tc>
          <w:tcPr>
            <w:tcW w:w="696" w:type="dxa"/>
            <w:vAlign w:val="center"/>
          </w:tcPr>
          <w:p w:rsidR="00EB78FA" w:rsidRDefault="007A1966" w:rsidP="00243E1B">
            <w:pPr>
              <w:spacing w:line="240" w:lineRule="auto"/>
              <w:jc w:val="center"/>
              <w:rPr>
                <w:lang w:val="hu-HU"/>
              </w:rPr>
            </w:pPr>
            <w:r>
              <w:rPr>
                <w:lang w:val="hu-HU"/>
              </w:rPr>
              <w:t>2</w:t>
            </w:r>
          </w:p>
        </w:tc>
        <w:tc>
          <w:tcPr>
            <w:tcW w:w="670" w:type="dxa"/>
            <w:vAlign w:val="center"/>
          </w:tcPr>
          <w:p w:rsidR="00EB78FA" w:rsidRDefault="007A1966" w:rsidP="00243E1B">
            <w:pPr>
              <w:spacing w:line="240" w:lineRule="auto"/>
              <w:jc w:val="center"/>
              <w:rPr>
                <w:lang w:val="hu-HU"/>
              </w:rPr>
            </w:pPr>
            <w:r>
              <w:rPr>
                <w:lang w:val="hu-HU"/>
              </w:rPr>
              <w:t>1</w:t>
            </w:r>
          </w:p>
        </w:tc>
        <w:tc>
          <w:tcPr>
            <w:tcW w:w="6028" w:type="dxa"/>
            <w:vAlign w:val="center"/>
          </w:tcPr>
          <w:p w:rsidR="00EB78FA" w:rsidRPr="00EB78FA" w:rsidRDefault="007A1966" w:rsidP="00243E1B">
            <w:pPr>
              <w:spacing w:line="240" w:lineRule="auto"/>
              <w:jc w:val="center"/>
              <w:rPr>
                <w:lang w:val="hu-HU"/>
              </w:rPr>
            </w:pPr>
            <w:r w:rsidRPr="007A1966">
              <w:rPr>
                <w:lang w:val="hu-HU"/>
              </w:rPr>
              <w:t>Audi has better brakes than VW.</w:t>
            </w:r>
          </w:p>
        </w:tc>
      </w:tr>
      <w:tr w:rsidR="00EB78FA" w:rsidTr="00243E1B">
        <w:trPr>
          <w:jc w:val="center"/>
        </w:trPr>
        <w:tc>
          <w:tcPr>
            <w:tcW w:w="617" w:type="dxa"/>
            <w:vAlign w:val="center"/>
          </w:tcPr>
          <w:p w:rsidR="00EB78FA" w:rsidRDefault="007A1966" w:rsidP="00243E1B">
            <w:pPr>
              <w:spacing w:line="240" w:lineRule="auto"/>
              <w:jc w:val="center"/>
              <w:rPr>
                <w:lang w:val="hu-HU"/>
              </w:rPr>
            </w:pPr>
            <w:r>
              <w:rPr>
                <w:lang w:val="hu-HU"/>
              </w:rPr>
              <w:t>2</w:t>
            </w:r>
          </w:p>
        </w:tc>
        <w:tc>
          <w:tcPr>
            <w:tcW w:w="590" w:type="dxa"/>
            <w:vAlign w:val="center"/>
          </w:tcPr>
          <w:p w:rsidR="00EB78FA" w:rsidRDefault="007A1966" w:rsidP="00243E1B">
            <w:pPr>
              <w:spacing w:line="240" w:lineRule="auto"/>
              <w:jc w:val="center"/>
              <w:rPr>
                <w:lang w:val="hu-HU"/>
              </w:rPr>
            </w:pPr>
            <w:r>
              <w:rPr>
                <w:lang w:val="hu-HU"/>
              </w:rPr>
              <w:t>1</w:t>
            </w:r>
          </w:p>
        </w:tc>
        <w:tc>
          <w:tcPr>
            <w:tcW w:w="696" w:type="dxa"/>
            <w:vAlign w:val="center"/>
          </w:tcPr>
          <w:p w:rsidR="00EB78FA" w:rsidRDefault="007A1966" w:rsidP="00243E1B">
            <w:pPr>
              <w:spacing w:line="240" w:lineRule="auto"/>
              <w:jc w:val="center"/>
              <w:rPr>
                <w:lang w:val="hu-HU"/>
              </w:rPr>
            </w:pPr>
            <w:r>
              <w:rPr>
                <w:lang w:val="hu-HU"/>
              </w:rPr>
              <w:t>2</w:t>
            </w:r>
          </w:p>
        </w:tc>
        <w:tc>
          <w:tcPr>
            <w:tcW w:w="670" w:type="dxa"/>
            <w:vAlign w:val="center"/>
          </w:tcPr>
          <w:p w:rsidR="00EB78FA" w:rsidRDefault="007A1966" w:rsidP="00243E1B">
            <w:pPr>
              <w:spacing w:line="240" w:lineRule="auto"/>
              <w:jc w:val="center"/>
              <w:rPr>
                <w:lang w:val="hu-HU"/>
              </w:rPr>
            </w:pPr>
            <w:r>
              <w:rPr>
                <w:lang w:val="hu-HU"/>
              </w:rPr>
              <w:t>2</w:t>
            </w:r>
          </w:p>
        </w:tc>
        <w:tc>
          <w:tcPr>
            <w:tcW w:w="6028" w:type="dxa"/>
            <w:vAlign w:val="center"/>
          </w:tcPr>
          <w:p w:rsidR="00EB78FA" w:rsidRPr="00EB78FA" w:rsidRDefault="007A1966" w:rsidP="00243E1B">
            <w:pPr>
              <w:spacing w:line="240" w:lineRule="auto"/>
              <w:jc w:val="center"/>
              <w:rPr>
                <w:lang w:val="hu-HU"/>
              </w:rPr>
            </w:pPr>
            <w:r w:rsidRPr="007A1966">
              <w:rPr>
                <w:lang w:val="hu-HU"/>
              </w:rPr>
              <w:t>Audi has a powerful engine, while VW has the best brakes.</w:t>
            </w:r>
          </w:p>
        </w:tc>
      </w:tr>
      <w:tr w:rsidR="00EB78FA" w:rsidTr="00243E1B">
        <w:trPr>
          <w:jc w:val="center"/>
        </w:trPr>
        <w:tc>
          <w:tcPr>
            <w:tcW w:w="617" w:type="dxa"/>
            <w:vAlign w:val="center"/>
          </w:tcPr>
          <w:p w:rsidR="00EB78FA" w:rsidRDefault="00EB78FA" w:rsidP="00243E1B">
            <w:pPr>
              <w:spacing w:line="240" w:lineRule="auto"/>
              <w:jc w:val="center"/>
              <w:rPr>
                <w:lang w:val="hu-HU"/>
              </w:rPr>
            </w:pPr>
            <w:r>
              <w:rPr>
                <w:lang w:val="hu-HU"/>
              </w:rPr>
              <w:t>1</w:t>
            </w:r>
          </w:p>
        </w:tc>
        <w:tc>
          <w:tcPr>
            <w:tcW w:w="590" w:type="dxa"/>
            <w:vAlign w:val="center"/>
          </w:tcPr>
          <w:p w:rsidR="00EB78FA" w:rsidRDefault="00EB78FA" w:rsidP="00243E1B">
            <w:pPr>
              <w:spacing w:line="240" w:lineRule="auto"/>
              <w:jc w:val="center"/>
              <w:rPr>
                <w:lang w:val="hu-HU"/>
              </w:rPr>
            </w:pPr>
            <w:r>
              <w:rPr>
                <w:lang w:val="hu-HU"/>
              </w:rPr>
              <w:t>2</w:t>
            </w:r>
          </w:p>
        </w:tc>
        <w:tc>
          <w:tcPr>
            <w:tcW w:w="696" w:type="dxa"/>
            <w:vAlign w:val="center"/>
          </w:tcPr>
          <w:p w:rsidR="00EB78FA" w:rsidRDefault="00E6067A" w:rsidP="00243E1B">
            <w:pPr>
              <w:spacing w:line="240" w:lineRule="auto"/>
              <w:jc w:val="center"/>
              <w:rPr>
                <w:lang w:val="hu-HU"/>
              </w:rPr>
            </w:pPr>
            <w:r>
              <w:rPr>
                <w:lang w:val="hu-HU"/>
              </w:rPr>
              <w:t>2</w:t>
            </w:r>
          </w:p>
        </w:tc>
        <w:tc>
          <w:tcPr>
            <w:tcW w:w="670" w:type="dxa"/>
            <w:vAlign w:val="center"/>
          </w:tcPr>
          <w:p w:rsidR="00EB78FA" w:rsidRDefault="00E6067A" w:rsidP="00243E1B">
            <w:pPr>
              <w:spacing w:line="240" w:lineRule="auto"/>
              <w:jc w:val="center"/>
              <w:rPr>
                <w:lang w:val="hu-HU"/>
              </w:rPr>
            </w:pPr>
            <w:r>
              <w:rPr>
                <w:lang w:val="hu-HU"/>
              </w:rPr>
              <w:t>2</w:t>
            </w:r>
          </w:p>
        </w:tc>
        <w:tc>
          <w:tcPr>
            <w:tcW w:w="6028" w:type="dxa"/>
            <w:vAlign w:val="center"/>
          </w:tcPr>
          <w:p w:rsidR="00EB78FA" w:rsidRDefault="00E6067A" w:rsidP="00243E1B">
            <w:pPr>
              <w:spacing w:line="240" w:lineRule="auto"/>
              <w:jc w:val="center"/>
              <w:rPr>
                <w:lang w:val="hu-HU"/>
              </w:rPr>
            </w:pPr>
            <w:r w:rsidRPr="00E6067A">
              <w:rPr>
                <w:lang w:val="hu-HU"/>
              </w:rPr>
              <w:t>The engine of Audi is great, but VW has the worst brakes.</w:t>
            </w:r>
          </w:p>
        </w:tc>
      </w:tr>
      <w:tr w:rsidR="007A1966" w:rsidTr="00243E1B">
        <w:trPr>
          <w:jc w:val="center"/>
        </w:trPr>
        <w:tc>
          <w:tcPr>
            <w:tcW w:w="617" w:type="dxa"/>
            <w:vAlign w:val="center"/>
          </w:tcPr>
          <w:p w:rsidR="007A1966" w:rsidRDefault="00E6067A" w:rsidP="00243E1B">
            <w:pPr>
              <w:spacing w:line="240" w:lineRule="auto"/>
              <w:jc w:val="center"/>
              <w:rPr>
                <w:lang w:val="hu-HU"/>
              </w:rPr>
            </w:pPr>
            <w:r>
              <w:rPr>
                <w:lang w:val="hu-HU"/>
              </w:rPr>
              <w:t>1</w:t>
            </w:r>
          </w:p>
        </w:tc>
        <w:tc>
          <w:tcPr>
            <w:tcW w:w="590" w:type="dxa"/>
            <w:vAlign w:val="center"/>
          </w:tcPr>
          <w:p w:rsidR="007A1966" w:rsidRDefault="00E6067A" w:rsidP="00243E1B">
            <w:pPr>
              <w:spacing w:line="240" w:lineRule="auto"/>
              <w:jc w:val="center"/>
              <w:rPr>
                <w:lang w:val="hu-HU"/>
              </w:rPr>
            </w:pPr>
            <w:r>
              <w:rPr>
                <w:lang w:val="hu-HU"/>
              </w:rPr>
              <w:t>2</w:t>
            </w:r>
          </w:p>
        </w:tc>
        <w:tc>
          <w:tcPr>
            <w:tcW w:w="696" w:type="dxa"/>
            <w:vAlign w:val="center"/>
          </w:tcPr>
          <w:p w:rsidR="007A1966" w:rsidRDefault="00E6067A" w:rsidP="00243E1B">
            <w:pPr>
              <w:spacing w:line="240" w:lineRule="auto"/>
              <w:jc w:val="center"/>
              <w:rPr>
                <w:lang w:val="hu-HU"/>
              </w:rPr>
            </w:pPr>
            <w:r>
              <w:rPr>
                <w:lang w:val="hu-HU"/>
              </w:rPr>
              <w:t>1</w:t>
            </w:r>
          </w:p>
        </w:tc>
        <w:tc>
          <w:tcPr>
            <w:tcW w:w="670" w:type="dxa"/>
            <w:vAlign w:val="center"/>
          </w:tcPr>
          <w:p w:rsidR="007A1966" w:rsidRDefault="00E6067A" w:rsidP="00243E1B">
            <w:pPr>
              <w:spacing w:line="240" w:lineRule="auto"/>
              <w:jc w:val="center"/>
              <w:rPr>
                <w:lang w:val="hu-HU"/>
              </w:rPr>
            </w:pPr>
            <w:r>
              <w:rPr>
                <w:lang w:val="hu-HU"/>
              </w:rPr>
              <w:t>2</w:t>
            </w:r>
          </w:p>
        </w:tc>
        <w:tc>
          <w:tcPr>
            <w:tcW w:w="6028" w:type="dxa"/>
            <w:vAlign w:val="center"/>
          </w:tcPr>
          <w:p w:rsidR="007A1966" w:rsidRDefault="00E6067A" w:rsidP="00243E1B">
            <w:pPr>
              <w:spacing w:line="240" w:lineRule="auto"/>
              <w:jc w:val="center"/>
              <w:rPr>
                <w:lang w:val="hu-HU"/>
              </w:rPr>
            </w:pPr>
            <w:r w:rsidRPr="00E6067A">
              <w:rPr>
                <w:lang w:val="hu-HU"/>
              </w:rPr>
              <w:t>The brake and engine of this Audi is great.</w:t>
            </w:r>
          </w:p>
        </w:tc>
      </w:tr>
      <w:tr w:rsidR="007A1966" w:rsidTr="00243E1B">
        <w:trPr>
          <w:jc w:val="center"/>
        </w:trPr>
        <w:tc>
          <w:tcPr>
            <w:tcW w:w="617" w:type="dxa"/>
            <w:vAlign w:val="center"/>
          </w:tcPr>
          <w:p w:rsidR="007A1966" w:rsidRDefault="00E6067A" w:rsidP="00243E1B">
            <w:pPr>
              <w:spacing w:line="240" w:lineRule="auto"/>
              <w:jc w:val="center"/>
              <w:rPr>
                <w:lang w:val="hu-HU"/>
              </w:rPr>
            </w:pPr>
            <w:r>
              <w:rPr>
                <w:lang w:val="hu-HU"/>
              </w:rPr>
              <w:t>1</w:t>
            </w:r>
          </w:p>
        </w:tc>
        <w:tc>
          <w:tcPr>
            <w:tcW w:w="590" w:type="dxa"/>
            <w:vAlign w:val="center"/>
          </w:tcPr>
          <w:p w:rsidR="007A1966" w:rsidRDefault="00E6067A" w:rsidP="00243E1B">
            <w:pPr>
              <w:spacing w:line="240" w:lineRule="auto"/>
              <w:jc w:val="center"/>
              <w:rPr>
                <w:lang w:val="hu-HU"/>
              </w:rPr>
            </w:pPr>
            <w:r>
              <w:rPr>
                <w:lang w:val="hu-HU"/>
              </w:rPr>
              <w:t>2</w:t>
            </w:r>
          </w:p>
        </w:tc>
        <w:tc>
          <w:tcPr>
            <w:tcW w:w="696" w:type="dxa"/>
            <w:vAlign w:val="center"/>
          </w:tcPr>
          <w:p w:rsidR="007A1966" w:rsidRDefault="00E6067A" w:rsidP="00243E1B">
            <w:pPr>
              <w:spacing w:line="240" w:lineRule="auto"/>
              <w:jc w:val="center"/>
              <w:rPr>
                <w:lang w:val="hu-HU"/>
              </w:rPr>
            </w:pPr>
            <w:r>
              <w:rPr>
                <w:lang w:val="hu-HU"/>
              </w:rPr>
              <w:t>2</w:t>
            </w:r>
          </w:p>
        </w:tc>
        <w:tc>
          <w:tcPr>
            <w:tcW w:w="670" w:type="dxa"/>
            <w:vAlign w:val="center"/>
          </w:tcPr>
          <w:p w:rsidR="007A1966" w:rsidRDefault="00E6067A" w:rsidP="00243E1B">
            <w:pPr>
              <w:spacing w:line="240" w:lineRule="auto"/>
              <w:jc w:val="center"/>
              <w:rPr>
                <w:lang w:val="hu-HU"/>
              </w:rPr>
            </w:pPr>
            <w:r>
              <w:rPr>
                <w:lang w:val="hu-HU"/>
              </w:rPr>
              <w:t>1</w:t>
            </w:r>
          </w:p>
        </w:tc>
        <w:tc>
          <w:tcPr>
            <w:tcW w:w="6028" w:type="dxa"/>
            <w:vAlign w:val="center"/>
          </w:tcPr>
          <w:p w:rsidR="007A1966" w:rsidRDefault="00E6067A" w:rsidP="00243E1B">
            <w:pPr>
              <w:spacing w:line="240" w:lineRule="auto"/>
              <w:jc w:val="center"/>
              <w:rPr>
                <w:lang w:val="hu-HU"/>
              </w:rPr>
            </w:pPr>
            <w:r w:rsidRPr="00E6067A">
              <w:rPr>
                <w:lang w:val="hu-HU"/>
              </w:rPr>
              <w:t>The brake of this Audi and VW is great.</w:t>
            </w:r>
          </w:p>
        </w:tc>
      </w:tr>
      <w:tr w:rsidR="007A1966" w:rsidTr="00243E1B">
        <w:trPr>
          <w:jc w:val="center"/>
        </w:trPr>
        <w:tc>
          <w:tcPr>
            <w:tcW w:w="617" w:type="dxa"/>
            <w:vAlign w:val="center"/>
          </w:tcPr>
          <w:p w:rsidR="007A1966" w:rsidRDefault="00E6067A" w:rsidP="00243E1B">
            <w:pPr>
              <w:spacing w:line="240" w:lineRule="auto"/>
              <w:jc w:val="center"/>
              <w:rPr>
                <w:lang w:val="hu-HU"/>
              </w:rPr>
            </w:pPr>
            <w:r>
              <w:rPr>
                <w:lang w:val="hu-HU"/>
              </w:rPr>
              <w:t>1</w:t>
            </w:r>
          </w:p>
        </w:tc>
        <w:tc>
          <w:tcPr>
            <w:tcW w:w="590" w:type="dxa"/>
            <w:vAlign w:val="center"/>
          </w:tcPr>
          <w:p w:rsidR="007A1966" w:rsidRDefault="00E6067A" w:rsidP="00243E1B">
            <w:pPr>
              <w:spacing w:line="240" w:lineRule="auto"/>
              <w:jc w:val="center"/>
              <w:rPr>
                <w:lang w:val="hu-HU"/>
              </w:rPr>
            </w:pPr>
            <w:r>
              <w:rPr>
                <w:lang w:val="hu-HU"/>
              </w:rPr>
              <w:t>2</w:t>
            </w:r>
          </w:p>
        </w:tc>
        <w:tc>
          <w:tcPr>
            <w:tcW w:w="696" w:type="dxa"/>
            <w:vAlign w:val="center"/>
          </w:tcPr>
          <w:p w:rsidR="007A1966" w:rsidRDefault="00E6067A" w:rsidP="00243E1B">
            <w:pPr>
              <w:spacing w:line="240" w:lineRule="auto"/>
              <w:jc w:val="center"/>
              <w:rPr>
                <w:lang w:val="hu-HU"/>
              </w:rPr>
            </w:pPr>
            <w:r>
              <w:rPr>
                <w:lang w:val="hu-HU"/>
              </w:rPr>
              <w:t>2</w:t>
            </w:r>
          </w:p>
        </w:tc>
        <w:tc>
          <w:tcPr>
            <w:tcW w:w="670" w:type="dxa"/>
            <w:vAlign w:val="center"/>
          </w:tcPr>
          <w:p w:rsidR="007A1966" w:rsidRDefault="00E6067A" w:rsidP="00243E1B">
            <w:pPr>
              <w:spacing w:line="240" w:lineRule="auto"/>
              <w:jc w:val="center"/>
              <w:rPr>
                <w:lang w:val="hu-HU"/>
              </w:rPr>
            </w:pPr>
            <w:r>
              <w:rPr>
                <w:lang w:val="hu-HU"/>
              </w:rPr>
              <w:t>2</w:t>
            </w:r>
          </w:p>
        </w:tc>
        <w:tc>
          <w:tcPr>
            <w:tcW w:w="6028" w:type="dxa"/>
            <w:vAlign w:val="center"/>
          </w:tcPr>
          <w:p w:rsidR="007A1966" w:rsidRDefault="00E6067A" w:rsidP="00243E1B">
            <w:pPr>
              <w:spacing w:line="240" w:lineRule="auto"/>
              <w:jc w:val="center"/>
              <w:rPr>
                <w:lang w:val="hu-HU"/>
              </w:rPr>
            </w:pPr>
            <w:r w:rsidRPr="00E6067A">
              <w:rPr>
                <w:lang w:val="hu-HU"/>
              </w:rPr>
              <w:t>Audi and VW have good engines and brakes.</w:t>
            </w:r>
          </w:p>
        </w:tc>
      </w:tr>
      <w:tr w:rsidR="007A1966" w:rsidTr="00243E1B">
        <w:trPr>
          <w:jc w:val="center"/>
        </w:trPr>
        <w:tc>
          <w:tcPr>
            <w:tcW w:w="617" w:type="dxa"/>
            <w:vAlign w:val="center"/>
          </w:tcPr>
          <w:p w:rsidR="007A1966" w:rsidRDefault="00E6067A" w:rsidP="00243E1B">
            <w:pPr>
              <w:spacing w:line="240" w:lineRule="auto"/>
              <w:jc w:val="center"/>
              <w:rPr>
                <w:lang w:val="hu-HU"/>
              </w:rPr>
            </w:pPr>
            <w:r>
              <w:rPr>
                <w:lang w:val="hu-HU"/>
              </w:rPr>
              <w:t>1</w:t>
            </w:r>
          </w:p>
        </w:tc>
        <w:tc>
          <w:tcPr>
            <w:tcW w:w="590" w:type="dxa"/>
            <w:vAlign w:val="center"/>
          </w:tcPr>
          <w:p w:rsidR="007A1966" w:rsidRDefault="00E6067A" w:rsidP="00243E1B">
            <w:pPr>
              <w:spacing w:line="240" w:lineRule="auto"/>
              <w:jc w:val="center"/>
              <w:rPr>
                <w:lang w:val="hu-HU"/>
              </w:rPr>
            </w:pPr>
            <w:r>
              <w:rPr>
                <w:lang w:val="hu-HU"/>
              </w:rPr>
              <w:t>2</w:t>
            </w:r>
          </w:p>
        </w:tc>
        <w:tc>
          <w:tcPr>
            <w:tcW w:w="696" w:type="dxa"/>
            <w:vAlign w:val="center"/>
          </w:tcPr>
          <w:p w:rsidR="007A1966" w:rsidRDefault="00E6067A" w:rsidP="00243E1B">
            <w:pPr>
              <w:spacing w:line="240" w:lineRule="auto"/>
              <w:jc w:val="center"/>
              <w:rPr>
                <w:lang w:val="hu-HU"/>
              </w:rPr>
            </w:pPr>
            <w:r>
              <w:rPr>
                <w:lang w:val="hu-HU"/>
              </w:rPr>
              <w:t>2</w:t>
            </w:r>
          </w:p>
        </w:tc>
        <w:tc>
          <w:tcPr>
            <w:tcW w:w="670" w:type="dxa"/>
            <w:vAlign w:val="center"/>
          </w:tcPr>
          <w:p w:rsidR="007A1966" w:rsidRDefault="00E6067A" w:rsidP="00243E1B">
            <w:pPr>
              <w:spacing w:line="240" w:lineRule="auto"/>
              <w:jc w:val="center"/>
              <w:rPr>
                <w:lang w:val="hu-HU"/>
              </w:rPr>
            </w:pPr>
            <w:r>
              <w:rPr>
                <w:lang w:val="hu-HU"/>
              </w:rPr>
              <w:t>1</w:t>
            </w:r>
          </w:p>
        </w:tc>
        <w:tc>
          <w:tcPr>
            <w:tcW w:w="6028" w:type="dxa"/>
            <w:vAlign w:val="center"/>
          </w:tcPr>
          <w:p w:rsidR="007A1966" w:rsidRDefault="00E6067A" w:rsidP="00243E1B">
            <w:pPr>
              <w:spacing w:line="240" w:lineRule="auto"/>
              <w:jc w:val="center"/>
              <w:rPr>
                <w:lang w:val="hu-HU"/>
              </w:rPr>
            </w:pPr>
            <w:r w:rsidRPr="00E6067A">
              <w:rPr>
                <w:lang w:val="hu-HU"/>
              </w:rPr>
              <w:t>Audi has better brakes than VW.</w:t>
            </w:r>
          </w:p>
        </w:tc>
      </w:tr>
      <w:tr w:rsidR="007A1966" w:rsidTr="00243E1B">
        <w:trPr>
          <w:jc w:val="center"/>
        </w:trPr>
        <w:tc>
          <w:tcPr>
            <w:tcW w:w="617" w:type="dxa"/>
            <w:vAlign w:val="center"/>
          </w:tcPr>
          <w:p w:rsidR="007A1966" w:rsidRDefault="00E6067A" w:rsidP="00243E1B">
            <w:pPr>
              <w:spacing w:line="240" w:lineRule="auto"/>
              <w:jc w:val="center"/>
              <w:rPr>
                <w:lang w:val="hu-HU"/>
              </w:rPr>
            </w:pPr>
            <w:r>
              <w:rPr>
                <w:lang w:val="hu-HU"/>
              </w:rPr>
              <w:t>1</w:t>
            </w:r>
          </w:p>
        </w:tc>
        <w:tc>
          <w:tcPr>
            <w:tcW w:w="590" w:type="dxa"/>
            <w:vAlign w:val="center"/>
          </w:tcPr>
          <w:p w:rsidR="007A1966" w:rsidRDefault="00E6067A" w:rsidP="00243E1B">
            <w:pPr>
              <w:spacing w:line="240" w:lineRule="auto"/>
              <w:jc w:val="center"/>
              <w:rPr>
                <w:lang w:val="hu-HU"/>
              </w:rPr>
            </w:pPr>
            <w:r>
              <w:rPr>
                <w:lang w:val="hu-HU"/>
              </w:rPr>
              <w:t>2</w:t>
            </w:r>
          </w:p>
        </w:tc>
        <w:tc>
          <w:tcPr>
            <w:tcW w:w="696" w:type="dxa"/>
            <w:vAlign w:val="center"/>
          </w:tcPr>
          <w:p w:rsidR="007A1966" w:rsidRDefault="00E6067A" w:rsidP="00243E1B">
            <w:pPr>
              <w:spacing w:line="240" w:lineRule="auto"/>
              <w:jc w:val="center"/>
              <w:rPr>
                <w:lang w:val="hu-HU"/>
              </w:rPr>
            </w:pPr>
            <w:r>
              <w:rPr>
                <w:lang w:val="hu-HU"/>
              </w:rPr>
              <w:t>2</w:t>
            </w:r>
          </w:p>
        </w:tc>
        <w:tc>
          <w:tcPr>
            <w:tcW w:w="670" w:type="dxa"/>
            <w:vAlign w:val="center"/>
          </w:tcPr>
          <w:p w:rsidR="007A1966" w:rsidRDefault="00E6067A" w:rsidP="00243E1B">
            <w:pPr>
              <w:spacing w:line="240" w:lineRule="auto"/>
              <w:jc w:val="center"/>
              <w:rPr>
                <w:lang w:val="hu-HU"/>
              </w:rPr>
            </w:pPr>
            <w:r>
              <w:rPr>
                <w:lang w:val="hu-HU"/>
              </w:rPr>
              <w:t>2</w:t>
            </w:r>
          </w:p>
        </w:tc>
        <w:tc>
          <w:tcPr>
            <w:tcW w:w="6028" w:type="dxa"/>
            <w:vAlign w:val="center"/>
          </w:tcPr>
          <w:p w:rsidR="007A1966" w:rsidRDefault="00E6067A" w:rsidP="00243E1B">
            <w:pPr>
              <w:spacing w:line="240" w:lineRule="auto"/>
              <w:jc w:val="center"/>
              <w:rPr>
                <w:lang w:val="hu-HU"/>
              </w:rPr>
            </w:pPr>
            <w:r w:rsidRPr="00E6067A">
              <w:rPr>
                <w:lang w:val="hu-HU"/>
              </w:rPr>
              <w:t>Audi has a powerful engine, while VW has the best brakes.</w:t>
            </w:r>
          </w:p>
        </w:tc>
      </w:tr>
      <w:tr w:rsidR="00EB78FA" w:rsidTr="00243E1B">
        <w:trPr>
          <w:jc w:val="center"/>
        </w:trPr>
        <w:tc>
          <w:tcPr>
            <w:tcW w:w="617" w:type="dxa"/>
            <w:vAlign w:val="center"/>
          </w:tcPr>
          <w:p w:rsidR="00EB78FA" w:rsidRDefault="00EB78FA" w:rsidP="00243E1B">
            <w:pPr>
              <w:spacing w:line="240" w:lineRule="auto"/>
              <w:jc w:val="center"/>
              <w:rPr>
                <w:lang w:val="hu-HU"/>
              </w:rPr>
            </w:pPr>
            <w:r>
              <w:rPr>
                <w:lang w:val="hu-HU"/>
              </w:rPr>
              <w:t>1</w:t>
            </w:r>
          </w:p>
        </w:tc>
        <w:tc>
          <w:tcPr>
            <w:tcW w:w="590" w:type="dxa"/>
            <w:vAlign w:val="center"/>
          </w:tcPr>
          <w:p w:rsidR="00EB78FA" w:rsidRDefault="00EB78FA" w:rsidP="00243E1B">
            <w:pPr>
              <w:spacing w:line="240" w:lineRule="auto"/>
              <w:jc w:val="center"/>
              <w:rPr>
                <w:lang w:val="hu-HU"/>
              </w:rPr>
            </w:pPr>
            <w:r>
              <w:rPr>
                <w:lang w:val="hu-HU"/>
              </w:rPr>
              <w:t>1</w:t>
            </w:r>
          </w:p>
        </w:tc>
        <w:tc>
          <w:tcPr>
            <w:tcW w:w="696" w:type="dxa"/>
            <w:vAlign w:val="center"/>
          </w:tcPr>
          <w:p w:rsidR="00EB78FA" w:rsidRDefault="0013321A" w:rsidP="00243E1B">
            <w:pPr>
              <w:spacing w:line="240" w:lineRule="auto"/>
              <w:jc w:val="center"/>
              <w:rPr>
                <w:lang w:val="hu-HU"/>
              </w:rPr>
            </w:pPr>
            <w:r>
              <w:rPr>
                <w:lang w:val="hu-HU"/>
              </w:rPr>
              <w:t>2</w:t>
            </w:r>
          </w:p>
        </w:tc>
        <w:tc>
          <w:tcPr>
            <w:tcW w:w="670" w:type="dxa"/>
            <w:vAlign w:val="center"/>
          </w:tcPr>
          <w:p w:rsidR="00EB78FA" w:rsidRDefault="0013321A" w:rsidP="00243E1B">
            <w:pPr>
              <w:spacing w:line="240" w:lineRule="auto"/>
              <w:jc w:val="center"/>
              <w:rPr>
                <w:lang w:val="hu-HU"/>
              </w:rPr>
            </w:pPr>
            <w:r>
              <w:rPr>
                <w:lang w:val="hu-HU"/>
              </w:rPr>
              <w:t>2</w:t>
            </w:r>
          </w:p>
        </w:tc>
        <w:tc>
          <w:tcPr>
            <w:tcW w:w="6028" w:type="dxa"/>
            <w:vAlign w:val="center"/>
          </w:tcPr>
          <w:p w:rsidR="00EB78FA" w:rsidRDefault="0013321A" w:rsidP="00243E1B">
            <w:pPr>
              <w:spacing w:line="240" w:lineRule="auto"/>
              <w:jc w:val="center"/>
              <w:rPr>
                <w:lang w:val="hu-HU"/>
              </w:rPr>
            </w:pPr>
            <w:r w:rsidRPr="0013321A">
              <w:rPr>
                <w:lang w:val="hu-HU"/>
              </w:rPr>
              <w:t>The engine of Audi is great, but VW has the worst brakes.</w:t>
            </w:r>
          </w:p>
        </w:tc>
      </w:tr>
      <w:tr w:rsidR="007A1966" w:rsidTr="00243E1B">
        <w:trPr>
          <w:jc w:val="center"/>
        </w:trPr>
        <w:tc>
          <w:tcPr>
            <w:tcW w:w="617" w:type="dxa"/>
            <w:vAlign w:val="center"/>
          </w:tcPr>
          <w:p w:rsidR="007A1966" w:rsidRDefault="0013321A" w:rsidP="00243E1B">
            <w:pPr>
              <w:spacing w:line="240" w:lineRule="auto"/>
              <w:jc w:val="center"/>
              <w:rPr>
                <w:lang w:val="hu-HU"/>
              </w:rPr>
            </w:pPr>
            <w:r>
              <w:rPr>
                <w:lang w:val="hu-HU"/>
              </w:rPr>
              <w:t>1</w:t>
            </w:r>
          </w:p>
        </w:tc>
        <w:tc>
          <w:tcPr>
            <w:tcW w:w="590" w:type="dxa"/>
            <w:vAlign w:val="center"/>
          </w:tcPr>
          <w:p w:rsidR="007A1966" w:rsidRDefault="0013321A" w:rsidP="00243E1B">
            <w:pPr>
              <w:spacing w:line="240" w:lineRule="auto"/>
              <w:jc w:val="center"/>
              <w:rPr>
                <w:lang w:val="hu-HU"/>
              </w:rPr>
            </w:pPr>
            <w:r>
              <w:rPr>
                <w:lang w:val="hu-HU"/>
              </w:rPr>
              <w:t>1</w:t>
            </w:r>
          </w:p>
        </w:tc>
        <w:tc>
          <w:tcPr>
            <w:tcW w:w="696" w:type="dxa"/>
            <w:vAlign w:val="center"/>
          </w:tcPr>
          <w:p w:rsidR="007A1966" w:rsidRDefault="0013321A" w:rsidP="00243E1B">
            <w:pPr>
              <w:spacing w:line="240" w:lineRule="auto"/>
              <w:jc w:val="center"/>
              <w:rPr>
                <w:lang w:val="hu-HU"/>
              </w:rPr>
            </w:pPr>
            <w:r>
              <w:rPr>
                <w:lang w:val="hu-HU"/>
              </w:rPr>
              <w:t>1</w:t>
            </w:r>
          </w:p>
        </w:tc>
        <w:tc>
          <w:tcPr>
            <w:tcW w:w="670" w:type="dxa"/>
            <w:vAlign w:val="center"/>
          </w:tcPr>
          <w:p w:rsidR="007A1966" w:rsidRDefault="0013321A" w:rsidP="00243E1B">
            <w:pPr>
              <w:spacing w:line="240" w:lineRule="auto"/>
              <w:jc w:val="center"/>
              <w:rPr>
                <w:lang w:val="hu-HU"/>
              </w:rPr>
            </w:pPr>
            <w:r>
              <w:rPr>
                <w:lang w:val="hu-HU"/>
              </w:rPr>
              <w:t>2</w:t>
            </w:r>
          </w:p>
        </w:tc>
        <w:tc>
          <w:tcPr>
            <w:tcW w:w="6028" w:type="dxa"/>
            <w:vAlign w:val="center"/>
          </w:tcPr>
          <w:p w:rsidR="007A1966" w:rsidRDefault="0013321A" w:rsidP="00243E1B">
            <w:pPr>
              <w:spacing w:line="240" w:lineRule="auto"/>
              <w:jc w:val="center"/>
              <w:rPr>
                <w:lang w:val="hu-HU"/>
              </w:rPr>
            </w:pPr>
            <w:r w:rsidRPr="0013321A">
              <w:rPr>
                <w:lang w:val="hu-HU"/>
              </w:rPr>
              <w:t>The brake and engine of this Audi is great.</w:t>
            </w:r>
          </w:p>
        </w:tc>
      </w:tr>
      <w:tr w:rsidR="00E6067A" w:rsidTr="00243E1B">
        <w:trPr>
          <w:jc w:val="center"/>
        </w:trPr>
        <w:tc>
          <w:tcPr>
            <w:tcW w:w="617" w:type="dxa"/>
            <w:vAlign w:val="center"/>
          </w:tcPr>
          <w:p w:rsidR="00E6067A" w:rsidRDefault="0013321A" w:rsidP="00243E1B">
            <w:pPr>
              <w:spacing w:line="240" w:lineRule="auto"/>
              <w:jc w:val="center"/>
              <w:rPr>
                <w:lang w:val="hu-HU"/>
              </w:rPr>
            </w:pPr>
            <w:r>
              <w:rPr>
                <w:lang w:val="hu-HU"/>
              </w:rPr>
              <w:t>1</w:t>
            </w:r>
          </w:p>
        </w:tc>
        <w:tc>
          <w:tcPr>
            <w:tcW w:w="590" w:type="dxa"/>
            <w:vAlign w:val="center"/>
          </w:tcPr>
          <w:p w:rsidR="00E6067A" w:rsidRDefault="0013321A" w:rsidP="00243E1B">
            <w:pPr>
              <w:spacing w:line="240" w:lineRule="auto"/>
              <w:jc w:val="center"/>
              <w:rPr>
                <w:lang w:val="hu-HU"/>
              </w:rPr>
            </w:pPr>
            <w:r>
              <w:rPr>
                <w:lang w:val="hu-HU"/>
              </w:rPr>
              <w:t>1</w:t>
            </w:r>
          </w:p>
        </w:tc>
        <w:tc>
          <w:tcPr>
            <w:tcW w:w="696" w:type="dxa"/>
            <w:vAlign w:val="center"/>
          </w:tcPr>
          <w:p w:rsidR="00E6067A" w:rsidRDefault="0013321A" w:rsidP="00243E1B">
            <w:pPr>
              <w:spacing w:line="240" w:lineRule="auto"/>
              <w:jc w:val="center"/>
              <w:rPr>
                <w:lang w:val="hu-HU"/>
              </w:rPr>
            </w:pPr>
            <w:r>
              <w:rPr>
                <w:lang w:val="hu-HU"/>
              </w:rPr>
              <w:t>2</w:t>
            </w:r>
          </w:p>
        </w:tc>
        <w:tc>
          <w:tcPr>
            <w:tcW w:w="670" w:type="dxa"/>
            <w:vAlign w:val="center"/>
          </w:tcPr>
          <w:p w:rsidR="00E6067A" w:rsidRDefault="0013321A" w:rsidP="00243E1B">
            <w:pPr>
              <w:spacing w:line="240" w:lineRule="auto"/>
              <w:jc w:val="center"/>
              <w:rPr>
                <w:lang w:val="hu-HU"/>
              </w:rPr>
            </w:pPr>
            <w:r>
              <w:rPr>
                <w:lang w:val="hu-HU"/>
              </w:rPr>
              <w:t>1</w:t>
            </w:r>
          </w:p>
        </w:tc>
        <w:tc>
          <w:tcPr>
            <w:tcW w:w="6028" w:type="dxa"/>
            <w:vAlign w:val="center"/>
          </w:tcPr>
          <w:p w:rsidR="00E6067A" w:rsidRDefault="0013321A" w:rsidP="00243E1B">
            <w:pPr>
              <w:spacing w:line="240" w:lineRule="auto"/>
              <w:jc w:val="center"/>
              <w:rPr>
                <w:lang w:val="hu-HU"/>
              </w:rPr>
            </w:pPr>
            <w:r w:rsidRPr="0013321A">
              <w:rPr>
                <w:lang w:val="hu-HU"/>
              </w:rPr>
              <w:t>The brake of this Audi and VW is great.</w:t>
            </w:r>
          </w:p>
        </w:tc>
      </w:tr>
      <w:tr w:rsidR="0013321A" w:rsidTr="00243E1B">
        <w:trPr>
          <w:jc w:val="center"/>
        </w:trPr>
        <w:tc>
          <w:tcPr>
            <w:tcW w:w="617" w:type="dxa"/>
            <w:vAlign w:val="center"/>
          </w:tcPr>
          <w:p w:rsidR="0013321A" w:rsidRDefault="0013321A" w:rsidP="00243E1B">
            <w:pPr>
              <w:spacing w:line="240" w:lineRule="auto"/>
              <w:jc w:val="center"/>
              <w:rPr>
                <w:lang w:val="hu-HU"/>
              </w:rPr>
            </w:pPr>
            <w:r>
              <w:rPr>
                <w:lang w:val="hu-HU"/>
              </w:rPr>
              <w:t>1</w:t>
            </w:r>
          </w:p>
        </w:tc>
        <w:tc>
          <w:tcPr>
            <w:tcW w:w="590" w:type="dxa"/>
            <w:vAlign w:val="center"/>
          </w:tcPr>
          <w:p w:rsidR="0013321A" w:rsidRDefault="0013321A" w:rsidP="00243E1B">
            <w:pPr>
              <w:spacing w:line="240" w:lineRule="auto"/>
              <w:jc w:val="center"/>
              <w:rPr>
                <w:lang w:val="hu-HU"/>
              </w:rPr>
            </w:pPr>
            <w:r>
              <w:rPr>
                <w:lang w:val="hu-HU"/>
              </w:rPr>
              <w:t>1</w:t>
            </w:r>
          </w:p>
        </w:tc>
        <w:tc>
          <w:tcPr>
            <w:tcW w:w="696" w:type="dxa"/>
            <w:vAlign w:val="center"/>
          </w:tcPr>
          <w:p w:rsidR="0013321A" w:rsidRDefault="0013321A" w:rsidP="00243E1B">
            <w:pPr>
              <w:spacing w:line="240" w:lineRule="auto"/>
              <w:jc w:val="center"/>
              <w:rPr>
                <w:lang w:val="hu-HU"/>
              </w:rPr>
            </w:pPr>
            <w:r>
              <w:rPr>
                <w:lang w:val="hu-HU"/>
              </w:rPr>
              <w:t>2</w:t>
            </w:r>
          </w:p>
        </w:tc>
        <w:tc>
          <w:tcPr>
            <w:tcW w:w="670" w:type="dxa"/>
            <w:vAlign w:val="center"/>
          </w:tcPr>
          <w:p w:rsidR="0013321A" w:rsidRDefault="0013321A" w:rsidP="00243E1B">
            <w:pPr>
              <w:spacing w:line="240" w:lineRule="auto"/>
              <w:jc w:val="center"/>
              <w:rPr>
                <w:lang w:val="hu-HU"/>
              </w:rPr>
            </w:pPr>
            <w:r>
              <w:rPr>
                <w:lang w:val="hu-HU"/>
              </w:rPr>
              <w:t>2</w:t>
            </w:r>
          </w:p>
        </w:tc>
        <w:tc>
          <w:tcPr>
            <w:tcW w:w="6028" w:type="dxa"/>
            <w:vAlign w:val="center"/>
          </w:tcPr>
          <w:p w:rsidR="0013321A" w:rsidRDefault="0013321A" w:rsidP="00243E1B">
            <w:pPr>
              <w:spacing w:line="240" w:lineRule="auto"/>
              <w:jc w:val="center"/>
              <w:rPr>
                <w:lang w:val="hu-HU"/>
              </w:rPr>
            </w:pPr>
            <w:r w:rsidRPr="0013321A">
              <w:rPr>
                <w:lang w:val="hu-HU"/>
              </w:rPr>
              <w:t>Audi and VW have good engines and brakes.</w:t>
            </w:r>
          </w:p>
        </w:tc>
      </w:tr>
      <w:tr w:rsidR="0013321A" w:rsidTr="00243E1B">
        <w:trPr>
          <w:jc w:val="center"/>
        </w:trPr>
        <w:tc>
          <w:tcPr>
            <w:tcW w:w="617" w:type="dxa"/>
            <w:vAlign w:val="center"/>
          </w:tcPr>
          <w:p w:rsidR="0013321A" w:rsidRDefault="0013321A" w:rsidP="00243E1B">
            <w:pPr>
              <w:spacing w:line="240" w:lineRule="auto"/>
              <w:jc w:val="center"/>
              <w:rPr>
                <w:lang w:val="hu-HU"/>
              </w:rPr>
            </w:pPr>
            <w:r>
              <w:rPr>
                <w:lang w:val="hu-HU"/>
              </w:rPr>
              <w:t>1</w:t>
            </w:r>
          </w:p>
        </w:tc>
        <w:tc>
          <w:tcPr>
            <w:tcW w:w="590" w:type="dxa"/>
            <w:vAlign w:val="center"/>
          </w:tcPr>
          <w:p w:rsidR="0013321A" w:rsidRDefault="0013321A" w:rsidP="00243E1B">
            <w:pPr>
              <w:spacing w:line="240" w:lineRule="auto"/>
              <w:jc w:val="center"/>
              <w:rPr>
                <w:lang w:val="hu-HU"/>
              </w:rPr>
            </w:pPr>
            <w:r>
              <w:rPr>
                <w:lang w:val="hu-HU"/>
              </w:rPr>
              <w:t>1</w:t>
            </w:r>
          </w:p>
        </w:tc>
        <w:tc>
          <w:tcPr>
            <w:tcW w:w="696" w:type="dxa"/>
            <w:vAlign w:val="center"/>
          </w:tcPr>
          <w:p w:rsidR="0013321A" w:rsidRDefault="0013321A" w:rsidP="00243E1B">
            <w:pPr>
              <w:spacing w:line="240" w:lineRule="auto"/>
              <w:jc w:val="center"/>
              <w:rPr>
                <w:lang w:val="hu-HU"/>
              </w:rPr>
            </w:pPr>
            <w:r>
              <w:rPr>
                <w:lang w:val="hu-HU"/>
              </w:rPr>
              <w:t>2</w:t>
            </w:r>
          </w:p>
        </w:tc>
        <w:tc>
          <w:tcPr>
            <w:tcW w:w="670" w:type="dxa"/>
            <w:vAlign w:val="center"/>
          </w:tcPr>
          <w:p w:rsidR="0013321A" w:rsidRDefault="0013321A" w:rsidP="00243E1B">
            <w:pPr>
              <w:spacing w:line="240" w:lineRule="auto"/>
              <w:jc w:val="center"/>
              <w:rPr>
                <w:lang w:val="hu-HU"/>
              </w:rPr>
            </w:pPr>
            <w:r>
              <w:rPr>
                <w:lang w:val="hu-HU"/>
              </w:rPr>
              <w:t>1</w:t>
            </w:r>
          </w:p>
        </w:tc>
        <w:tc>
          <w:tcPr>
            <w:tcW w:w="6028" w:type="dxa"/>
            <w:vAlign w:val="center"/>
          </w:tcPr>
          <w:p w:rsidR="0013321A" w:rsidRDefault="0013321A" w:rsidP="00243E1B">
            <w:pPr>
              <w:spacing w:line="240" w:lineRule="auto"/>
              <w:jc w:val="center"/>
              <w:rPr>
                <w:lang w:val="hu-HU"/>
              </w:rPr>
            </w:pPr>
            <w:r w:rsidRPr="0013321A">
              <w:rPr>
                <w:lang w:val="hu-HU"/>
              </w:rPr>
              <w:t>Audi has better brakes than VW.</w:t>
            </w:r>
          </w:p>
        </w:tc>
      </w:tr>
      <w:tr w:rsidR="0013321A" w:rsidTr="00243E1B">
        <w:trPr>
          <w:jc w:val="center"/>
        </w:trPr>
        <w:tc>
          <w:tcPr>
            <w:tcW w:w="617" w:type="dxa"/>
            <w:vAlign w:val="center"/>
          </w:tcPr>
          <w:p w:rsidR="0013321A" w:rsidRDefault="0013321A" w:rsidP="00243E1B">
            <w:pPr>
              <w:spacing w:line="240" w:lineRule="auto"/>
              <w:jc w:val="center"/>
              <w:rPr>
                <w:lang w:val="hu-HU"/>
              </w:rPr>
            </w:pPr>
            <w:r>
              <w:rPr>
                <w:lang w:val="hu-HU"/>
              </w:rPr>
              <w:t>1</w:t>
            </w:r>
          </w:p>
        </w:tc>
        <w:tc>
          <w:tcPr>
            <w:tcW w:w="590" w:type="dxa"/>
            <w:vAlign w:val="center"/>
          </w:tcPr>
          <w:p w:rsidR="0013321A" w:rsidRDefault="0013321A" w:rsidP="00243E1B">
            <w:pPr>
              <w:spacing w:line="240" w:lineRule="auto"/>
              <w:jc w:val="center"/>
              <w:rPr>
                <w:lang w:val="hu-HU"/>
              </w:rPr>
            </w:pPr>
            <w:r>
              <w:rPr>
                <w:lang w:val="hu-HU"/>
              </w:rPr>
              <w:t>1</w:t>
            </w:r>
          </w:p>
        </w:tc>
        <w:tc>
          <w:tcPr>
            <w:tcW w:w="696" w:type="dxa"/>
            <w:vAlign w:val="center"/>
          </w:tcPr>
          <w:p w:rsidR="0013321A" w:rsidRDefault="0013321A" w:rsidP="00243E1B">
            <w:pPr>
              <w:spacing w:line="240" w:lineRule="auto"/>
              <w:jc w:val="center"/>
              <w:rPr>
                <w:lang w:val="hu-HU"/>
              </w:rPr>
            </w:pPr>
            <w:r>
              <w:rPr>
                <w:lang w:val="hu-HU"/>
              </w:rPr>
              <w:t>2</w:t>
            </w:r>
          </w:p>
        </w:tc>
        <w:tc>
          <w:tcPr>
            <w:tcW w:w="670" w:type="dxa"/>
            <w:vAlign w:val="center"/>
          </w:tcPr>
          <w:p w:rsidR="0013321A" w:rsidRDefault="0013321A" w:rsidP="00243E1B">
            <w:pPr>
              <w:spacing w:line="240" w:lineRule="auto"/>
              <w:jc w:val="center"/>
              <w:rPr>
                <w:lang w:val="hu-HU"/>
              </w:rPr>
            </w:pPr>
            <w:r>
              <w:rPr>
                <w:lang w:val="hu-HU"/>
              </w:rPr>
              <w:t>2</w:t>
            </w:r>
          </w:p>
        </w:tc>
        <w:tc>
          <w:tcPr>
            <w:tcW w:w="6028" w:type="dxa"/>
            <w:vAlign w:val="center"/>
          </w:tcPr>
          <w:p w:rsidR="0013321A" w:rsidRDefault="0013321A" w:rsidP="009C738E">
            <w:pPr>
              <w:keepNext/>
              <w:spacing w:line="240" w:lineRule="auto"/>
              <w:jc w:val="center"/>
              <w:rPr>
                <w:lang w:val="hu-HU"/>
              </w:rPr>
            </w:pPr>
            <w:r w:rsidRPr="0013321A">
              <w:rPr>
                <w:lang w:val="hu-HU"/>
              </w:rPr>
              <w:t>Audi has a powerful engine, while VW has the best brakes.</w:t>
            </w:r>
          </w:p>
        </w:tc>
      </w:tr>
    </w:tbl>
    <w:p w:rsidR="00B5076A" w:rsidRDefault="0013321A" w:rsidP="00FB0676">
      <w:pPr>
        <w:rPr>
          <w:lang w:val="hu-HU"/>
        </w:rPr>
      </w:pPr>
      <w:r>
        <w:rPr>
          <w:lang w:val="hu-HU"/>
        </w:rPr>
        <w:t xml:space="preserve">A táblázatban 24 eset szerepel, ellenben összesen </w:t>
      </w:r>
      <w:r w:rsidR="006100B5">
        <w:rPr>
          <w:lang w:val="hu-HU"/>
        </w:rPr>
        <w:t>45 teszt létezik, mivel olyan esetekben, amikor a relációkereső komponens</w:t>
      </w:r>
      <w:r w:rsidR="00264BFD">
        <w:rPr>
          <w:lang w:val="hu-HU"/>
        </w:rPr>
        <w:t xml:space="preserve"> nem ismer csak 1 kulcsszót (vagy tulajdonságot) és a mondatban 2 valódi kulcsszó (vagy tulajdonság) szerepel, 2 tesztet is írtam. Az egyik tesztben az első kulcsszót (vagy tulajdonságot), a másik tesztben a második kulcsszót (vagy tulajdonságot) jelöltem be, mint ismert kulcsszó</w:t>
      </w:r>
      <w:r w:rsidR="00B5076A">
        <w:rPr>
          <w:lang w:val="hu-HU"/>
        </w:rPr>
        <w:t xml:space="preserve"> (vagy tulajdonság)</w:t>
      </w:r>
      <w:r w:rsidR="00264BFD">
        <w:rPr>
          <w:lang w:val="hu-HU"/>
        </w:rPr>
        <w:t>.</w:t>
      </w:r>
      <w:r w:rsidR="00B5076A">
        <w:rPr>
          <w:lang w:val="hu-HU"/>
        </w:rPr>
        <w:t xml:space="preserve"> Ahhoz, hogy egy tesztesetet sikeresnek nyilvánítsunk, a relációkereső komponens a következő feltételeknek kell, eleget tegyen:</w:t>
      </w:r>
    </w:p>
    <w:p w:rsidR="00B5076A" w:rsidRDefault="00B5076A" w:rsidP="00B5076A">
      <w:pPr>
        <w:pStyle w:val="ListParagraph"/>
        <w:numPr>
          <w:ilvl w:val="0"/>
          <w:numId w:val="29"/>
        </w:numPr>
        <w:rPr>
          <w:lang w:val="hu-HU"/>
        </w:rPr>
      </w:pPr>
      <w:r>
        <w:rPr>
          <w:lang w:val="hu-HU"/>
        </w:rPr>
        <w:t>találja meg a valódi relációkat</w:t>
      </w:r>
    </w:p>
    <w:p w:rsidR="006100B5" w:rsidRDefault="00B5076A" w:rsidP="00B5076A">
      <w:pPr>
        <w:pStyle w:val="ListParagraph"/>
        <w:numPr>
          <w:ilvl w:val="0"/>
          <w:numId w:val="29"/>
        </w:numPr>
        <w:rPr>
          <w:lang w:val="hu-HU"/>
        </w:rPr>
      </w:pPr>
      <w:r w:rsidRPr="00B5076A">
        <w:rPr>
          <w:lang w:val="hu-HU"/>
        </w:rPr>
        <w:t xml:space="preserve">ne találjon olyan </w:t>
      </w:r>
      <w:r>
        <w:rPr>
          <w:lang w:val="hu-HU"/>
        </w:rPr>
        <w:t>relációkat, melyek nem léteznek</w:t>
      </w:r>
    </w:p>
    <w:p w:rsidR="00B5076A" w:rsidRPr="00B5076A" w:rsidRDefault="00B5076A" w:rsidP="00B5076A">
      <w:pPr>
        <w:pStyle w:val="ListParagraph"/>
        <w:numPr>
          <w:ilvl w:val="0"/>
          <w:numId w:val="29"/>
        </w:numPr>
        <w:rPr>
          <w:lang w:val="hu-HU"/>
        </w:rPr>
      </w:pPr>
      <w:r>
        <w:rPr>
          <w:lang w:val="hu-HU"/>
        </w:rPr>
        <w:t>csak a valódi relációkat találja meg</w:t>
      </w:r>
    </w:p>
    <w:p w:rsidR="004B4F6D" w:rsidRDefault="004B4F6D" w:rsidP="00FB0676">
      <w:pPr>
        <w:rPr>
          <w:lang w:val="hu-HU"/>
        </w:rPr>
      </w:pPr>
      <w:r>
        <w:rPr>
          <w:lang w:val="hu-HU"/>
        </w:rPr>
        <w:t xml:space="preserve"> </w:t>
      </w:r>
      <w:r w:rsidR="00D52430">
        <w:rPr>
          <w:lang w:val="hu-HU"/>
        </w:rPr>
        <w:t xml:space="preserve">A 45 teszt esetében a relációkereső komponens 39 esetben helyesen állapította meg a mondatban szereplő kulcsszó-tulajdonság relációt, 6 esetben pedig </w:t>
      </w:r>
      <w:r w:rsidR="00320A2B">
        <w:rPr>
          <w:lang w:val="hu-HU"/>
        </w:rPr>
        <w:t>tévesen. Ez százalékosan kifejezve 86.66%-os helyes meghatározást jelent.</w:t>
      </w:r>
    </w:p>
    <w:p w:rsidR="00382013" w:rsidRDefault="00382013" w:rsidP="00FB0676">
      <w:pPr>
        <w:rPr>
          <w:lang w:val="hu-HU"/>
        </w:rPr>
      </w:pPr>
      <w:r>
        <w:rPr>
          <w:lang w:val="hu-HU"/>
        </w:rPr>
        <w:t>Pie chart….</w:t>
      </w:r>
    </w:p>
    <w:p w:rsidR="00D52430" w:rsidRDefault="00D52430" w:rsidP="00FB0676">
      <w:pPr>
        <w:rPr>
          <w:lang w:val="hu-HU"/>
        </w:rPr>
      </w:pPr>
      <w:r>
        <w:rPr>
          <w:lang w:val="hu-HU"/>
        </w:rPr>
        <w:t xml:space="preserve">A relációkereső olyan esetekben téved, amikor a mondatban 2 kulcsszó és 2 tulajdonság szerepel, és a kereső ismeri az egyik kulcsszavat és azt a tulajdonságot, mely a másik kulcsszóval áll relációban. </w:t>
      </w:r>
      <w:r w:rsidR="00320A2B">
        <w:rPr>
          <w:lang w:val="hu-HU"/>
        </w:rPr>
        <w:t>E</w:t>
      </w:r>
      <w:r>
        <w:rPr>
          <w:lang w:val="hu-HU"/>
        </w:rPr>
        <w:t xml:space="preserve">gy példa </w:t>
      </w:r>
      <w:r w:rsidR="00320A2B">
        <w:rPr>
          <w:lang w:val="hu-HU"/>
        </w:rPr>
        <w:t>erre az</w:t>
      </w:r>
      <w:r>
        <w:rPr>
          <w:lang w:val="hu-HU"/>
        </w:rPr>
        <w:t xml:space="preserve"> esetre: </w:t>
      </w:r>
      <w:r w:rsidR="00320A2B">
        <w:rPr>
          <w:lang w:val="hu-HU"/>
        </w:rPr>
        <w:t>„</w:t>
      </w:r>
      <w:r w:rsidR="00320A2B" w:rsidRPr="00320A2B">
        <w:rPr>
          <w:lang w:val="hu-HU"/>
        </w:rPr>
        <w:t>The engine of Audi is great, but VW has the worst brakes.</w:t>
      </w:r>
      <w:r w:rsidR="00320A2B">
        <w:rPr>
          <w:lang w:val="hu-HU"/>
        </w:rPr>
        <w:t>”, ismert kulcsszó: „Audi”, ismert tulajdonság: „brake”. A relációfelismerő felismeri</w:t>
      </w:r>
      <w:r w:rsidR="003B5121">
        <w:rPr>
          <w:lang w:val="hu-HU"/>
        </w:rPr>
        <w:t>,</w:t>
      </w:r>
      <w:r w:rsidR="00320A2B">
        <w:rPr>
          <w:lang w:val="hu-HU"/>
        </w:rPr>
        <w:t xml:space="preserve"> mint reláció az „Audi” – „brake” relációt, holott ez a kulcsszó-névelem páros nincs relációban.</w:t>
      </w:r>
    </w:p>
    <w:p w:rsidR="00381E2C" w:rsidRDefault="00381E2C" w:rsidP="00381E2C">
      <w:pPr>
        <w:pStyle w:val="ListParagraph"/>
        <w:rPr>
          <w:lang w:val="hu-HU"/>
        </w:rPr>
      </w:pPr>
    </w:p>
    <w:p w:rsidR="00B33E8F" w:rsidRPr="00BB3829" w:rsidRDefault="00B33E8F" w:rsidP="00DE1FBE">
      <w:pPr>
        <w:pStyle w:val="ListParagraph"/>
        <w:numPr>
          <w:ilvl w:val="0"/>
          <w:numId w:val="15"/>
        </w:numPr>
        <w:rPr>
          <w:lang w:val="hu-HU"/>
        </w:rPr>
      </w:pPr>
      <w:r w:rsidRPr="00BB3829">
        <w:rPr>
          <w:lang w:val="hu-HU"/>
        </w:rPr>
        <w:t>Táblázatok, grafikonok</w:t>
      </w:r>
    </w:p>
    <w:p w:rsidR="009A0DE5" w:rsidRPr="00BB3829" w:rsidRDefault="009A0DE5" w:rsidP="00DE1FBE">
      <w:pPr>
        <w:pStyle w:val="ListParagraph"/>
        <w:numPr>
          <w:ilvl w:val="0"/>
          <w:numId w:val="15"/>
        </w:numPr>
        <w:rPr>
          <w:lang w:val="hu-HU"/>
        </w:rPr>
      </w:pPr>
      <w:r w:rsidRPr="00BB3829">
        <w:rPr>
          <w:lang w:val="hu-HU"/>
        </w:rPr>
        <w:t>Használhatóak-e az eredmények</w:t>
      </w:r>
    </w:p>
    <w:p w:rsidR="00006D19" w:rsidRDefault="00006D19" w:rsidP="00006D19">
      <w:pPr>
        <w:pStyle w:val="Heading1"/>
        <w:rPr>
          <w:lang w:val="hu-HU"/>
        </w:rPr>
      </w:pPr>
      <w:r w:rsidRPr="00BB3829">
        <w:rPr>
          <w:lang w:val="hu-HU"/>
        </w:rPr>
        <w:lastRenderedPageBreak/>
        <w:t>Következtetések</w:t>
      </w:r>
    </w:p>
    <w:p w:rsidR="00457BFE" w:rsidRDefault="00457BFE" w:rsidP="00EC0C32">
      <w:pPr>
        <w:pStyle w:val="Heading2"/>
        <w:rPr>
          <w:lang w:val="hu-HU"/>
        </w:rPr>
      </w:pPr>
      <w:r>
        <w:rPr>
          <w:lang w:val="hu-HU"/>
        </w:rPr>
        <w:t>Megvalósítások</w:t>
      </w:r>
    </w:p>
    <w:p w:rsidR="00426A61" w:rsidRPr="00426A61" w:rsidRDefault="00426A61" w:rsidP="00426A61">
      <w:pPr>
        <w:rPr>
          <w:lang w:val="hu-HU"/>
        </w:rPr>
      </w:pPr>
      <w:r w:rsidRPr="00426A61">
        <w:rPr>
          <w:lang w:val="hu-HU"/>
        </w:rPr>
        <w:t>what is the system useful for</w:t>
      </w:r>
    </w:p>
    <w:p w:rsidR="00A573FA" w:rsidRPr="00A573FA" w:rsidRDefault="00426A61" w:rsidP="00426A61">
      <w:pPr>
        <w:rPr>
          <w:lang w:val="hu-HU"/>
        </w:rPr>
      </w:pPr>
      <w:r w:rsidRPr="00426A61">
        <w:rPr>
          <w:lang w:val="hu-HU"/>
        </w:rPr>
        <w:t>what did YOU learn from this project</w:t>
      </w:r>
    </w:p>
    <w:p w:rsidR="009D53EC" w:rsidRPr="009D53EC" w:rsidRDefault="00B23C40" w:rsidP="009D53EC">
      <w:pPr>
        <w:rPr>
          <w:lang w:val="hu-HU"/>
        </w:rPr>
      </w:pPr>
      <w:r>
        <w:rPr>
          <w:lang w:val="hu-HU"/>
        </w:rPr>
        <w:t>A rendszer egy több komponensből álló aplikáció, melynek a felhasználói felülete egy webalkalmazás ami C</w:t>
      </w:r>
      <w:r>
        <w:rPr>
          <w:lang w:val="en-US"/>
        </w:rPr>
        <w:t xml:space="preserve"># </w:t>
      </w:r>
      <w:r>
        <w:rPr>
          <w:lang w:val="hu-HU"/>
        </w:rPr>
        <w:t>nyelvben írodott a Microsoft Visual Studio Community 2</w:t>
      </w:r>
      <w:r>
        <w:rPr>
          <w:lang w:val="en-US"/>
        </w:rPr>
        <w:t>0</w:t>
      </w:r>
      <w:r>
        <w:rPr>
          <w:lang w:val="hu-HU"/>
        </w:rPr>
        <w:t>13-as környezetben. A rendszer tartalmaz két Windows Service-ként futtatható komponenst</w:t>
      </w:r>
      <w:r w:rsidR="00570936">
        <w:rPr>
          <w:lang w:val="hu-HU"/>
        </w:rPr>
        <w:t>. A rendszer az adatokat az SQL SERVER adatbázisba perszisztálja.</w:t>
      </w:r>
      <w:r>
        <w:rPr>
          <w:lang w:val="hu-HU"/>
        </w:rPr>
        <w:t xml:space="preserve"> </w:t>
      </w:r>
    </w:p>
    <w:p w:rsidR="00457BFE" w:rsidRDefault="00457BFE" w:rsidP="00EC0C32">
      <w:pPr>
        <w:pStyle w:val="Heading2"/>
        <w:rPr>
          <w:lang w:val="hu-HU"/>
        </w:rPr>
      </w:pPr>
      <w:r>
        <w:rPr>
          <w:lang w:val="hu-HU"/>
        </w:rPr>
        <w:t>Hasonló rendszerekkel való összehasonlítás</w:t>
      </w:r>
    </w:p>
    <w:p w:rsidR="00252AA0" w:rsidRDefault="00252AA0" w:rsidP="00252AA0">
      <w:pPr>
        <w:rPr>
          <w:lang w:val="hu-HU"/>
        </w:rPr>
      </w:pPr>
      <w:r>
        <w:rPr>
          <w:lang w:val="hu-HU"/>
        </w:rPr>
        <w:t>Sentimentor – egy olyan eszköz</w:t>
      </w:r>
      <w:ins w:id="95" w:author="Anonymus" w:date="2015-07-02T19:25:00Z">
        <w:r w:rsidR="000E67D0">
          <w:rPr>
            <w:lang w:val="hu-HU"/>
          </w:rPr>
          <w:t>,</w:t>
        </w:r>
      </w:ins>
      <w:r>
        <w:rPr>
          <w:lang w:val="hu-HU"/>
        </w:rPr>
        <w:t xml:space="preserve"> amely a Twitter adatok érzelem elemzését végzi.</w:t>
      </w:r>
      <w:sdt>
        <w:sdtPr>
          <w:rPr>
            <w:lang w:val="hu-HU"/>
          </w:rPr>
          <w:id w:val="169139941"/>
          <w:citation/>
        </w:sdtPr>
        <w:sdtContent>
          <w:r w:rsidR="00422325">
            <w:rPr>
              <w:lang w:val="hu-HU"/>
            </w:rPr>
            <w:fldChar w:fldCharType="begin"/>
          </w:r>
          <w:r w:rsidR="00422325">
            <w:rPr>
              <w:lang w:val="hu-HU"/>
            </w:rPr>
            <w:instrText xml:space="preserve"> CITATION Spe12 \l 1038 </w:instrText>
          </w:r>
          <w:r w:rsidR="00422325">
            <w:rPr>
              <w:lang w:val="hu-HU"/>
            </w:rPr>
            <w:fldChar w:fldCharType="separate"/>
          </w:r>
          <w:r w:rsidR="00422325">
            <w:rPr>
              <w:noProof/>
              <w:lang w:val="hu-HU"/>
            </w:rPr>
            <w:t xml:space="preserve"> </w:t>
          </w:r>
          <w:r w:rsidR="00422325" w:rsidRPr="00422325">
            <w:rPr>
              <w:noProof/>
              <w:lang w:val="hu-HU"/>
            </w:rPr>
            <w:t>[12]</w:t>
          </w:r>
          <w:r w:rsidR="00422325">
            <w:rPr>
              <w:lang w:val="hu-HU"/>
            </w:rPr>
            <w:fldChar w:fldCharType="end"/>
          </w:r>
        </w:sdtContent>
      </w:sdt>
      <w:r w:rsidR="00422325">
        <w:rPr>
          <w:lang w:val="hu-HU"/>
        </w:rPr>
        <w:t xml:space="preserve"> </w:t>
      </w:r>
      <w:r>
        <w:rPr>
          <w:lang w:val="hu-HU"/>
        </w:rPr>
        <w:t xml:space="preserve"> Ez az eszköz a a naív Bayes Classifier-t használja </w:t>
      </w:r>
      <w:del w:id="96" w:author="Anonymus" w:date="2015-07-02T19:25:00Z">
        <w:r w:rsidDel="000E67D0">
          <w:rPr>
            <w:lang w:val="hu-HU"/>
          </w:rPr>
          <w:delText xml:space="preserve">a </w:delText>
        </w:r>
      </w:del>
      <w:r>
        <w:rPr>
          <w:lang w:val="hu-HU"/>
        </w:rPr>
        <w:t>arra, hogy a tweeteket pozítiv, negatív és objektiv osztálykba sorolja.</w:t>
      </w:r>
      <w:r w:rsidR="0065549E">
        <w:rPr>
          <w:lang w:val="hu-HU"/>
        </w:rPr>
        <w:t xml:space="preserve"> Az eszköz az elemzés előtt </w:t>
      </w:r>
      <w:r w:rsidR="001D2BF6">
        <w:rPr>
          <w:lang w:val="hu-HU"/>
        </w:rPr>
        <w:t xml:space="preserve">első lépésként </w:t>
      </w:r>
      <w:r w:rsidR="0065549E">
        <w:rPr>
          <w:lang w:val="hu-HU"/>
        </w:rPr>
        <w:t>eltávolítja az összes linket és felhasználónevet a tweetek szövegéből, valamint az olyan szavakat amelyek</w:t>
      </w:r>
      <w:r w:rsidR="001D2BF6">
        <w:rPr>
          <w:lang w:val="hu-HU"/>
        </w:rPr>
        <w:t>nek</w:t>
      </w:r>
      <w:r w:rsidR="0065549E">
        <w:rPr>
          <w:lang w:val="hu-HU"/>
        </w:rPr>
        <w:t xml:space="preserve"> önmagukban nincs jelentésük, mint példáu</w:t>
      </w:r>
      <w:r w:rsidR="001D2BF6">
        <w:rPr>
          <w:lang w:val="hu-HU"/>
        </w:rPr>
        <w:t xml:space="preserve">l kötőszavak, határozószavak. A második lépésben szófaji annotációval látja el a szöveget valamint előállítja a szövegből az unigramok és bigramok listáját, használva az OpenNLP könyvtárat. A Sentimentor egy web-aplikáció amely a szavak előfordulásáról készít kimutatásokat, </w:t>
      </w:r>
      <w:r w:rsidR="00422325">
        <w:rPr>
          <w:lang w:val="hu-HU"/>
        </w:rPr>
        <w:t>érzelem elemzést végez szöveg-részre, keresést hajt végre a Tweetek</w:t>
      </w:r>
      <w:r w:rsidR="001D2BF6">
        <w:rPr>
          <w:lang w:val="hu-HU"/>
        </w:rPr>
        <w:t xml:space="preserve"> </w:t>
      </w:r>
      <w:r w:rsidR="00422325">
        <w:rPr>
          <w:lang w:val="hu-HU"/>
        </w:rPr>
        <w:t>között.</w:t>
      </w:r>
    </w:p>
    <w:p w:rsidR="00422325" w:rsidRDefault="00422325" w:rsidP="00252AA0">
      <w:pPr>
        <w:rPr>
          <w:lang w:val="hu-HU"/>
        </w:rPr>
      </w:pPr>
      <w:r>
        <w:rPr>
          <w:lang w:val="hu-HU"/>
        </w:rPr>
        <w:t xml:space="preserve">Az Umigon aplikáció szókincs és heurisztikára alapozott érzelem elemzést végez a </w:t>
      </w:r>
      <w:r w:rsidR="00E40AD4">
        <w:rPr>
          <w:lang w:val="hu-HU"/>
        </w:rPr>
        <w:t>tweeteken.</w:t>
      </w:r>
      <w:sdt>
        <w:sdtPr>
          <w:rPr>
            <w:lang w:val="hu-HU"/>
          </w:rPr>
          <w:id w:val="-746961610"/>
          <w:citation/>
        </w:sdtPr>
        <w:sdtContent>
          <w:r w:rsidR="006377B8">
            <w:rPr>
              <w:lang w:val="hu-HU"/>
            </w:rPr>
            <w:fldChar w:fldCharType="begin"/>
          </w:r>
          <w:r w:rsidR="006377B8">
            <w:rPr>
              <w:lang w:val="en-US"/>
            </w:rPr>
            <w:instrText xml:space="preserve"> CITATION Lev13 \l 1033 </w:instrText>
          </w:r>
          <w:r w:rsidR="006377B8">
            <w:rPr>
              <w:lang w:val="hu-HU"/>
            </w:rPr>
            <w:fldChar w:fldCharType="separate"/>
          </w:r>
          <w:r w:rsidR="006377B8">
            <w:rPr>
              <w:noProof/>
              <w:lang w:val="en-US"/>
            </w:rPr>
            <w:t xml:space="preserve"> </w:t>
          </w:r>
          <w:r w:rsidR="006377B8" w:rsidRPr="006377B8">
            <w:rPr>
              <w:noProof/>
              <w:lang w:val="en-US"/>
            </w:rPr>
            <w:t>[13]</w:t>
          </w:r>
          <w:r w:rsidR="006377B8">
            <w:rPr>
              <w:lang w:val="hu-HU"/>
            </w:rPr>
            <w:fldChar w:fldCharType="end"/>
          </w:r>
        </w:sdtContent>
      </w:sdt>
      <w:r w:rsidR="00E40AD4">
        <w:rPr>
          <w:lang w:val="hu-HU"/>
        </w:rPr>
        <w:t xml:space="preserve"> </w:t>
      </w:r>
      <w:r w:rsidR="00E25DAA">
        <w:rPr>
          <w:lang w:val="hu-HU"/>
        </w:rPr>
        <w:t>Speciálisan</w:t>
      </w:r>
      <w:r w:rsidR="00E40AD4">
        <w:rPr>
          <w:lang w:val="hu-HU"/>
        </w:rPr>
        <w:t xml:space="preserve"> arra volt tervezve, hogy a tweetekben a pozítiv, negatív vagy semleges érzelmeket felfedezze. Az Umigon érzelem felfedező motorja négy fő részből áll:</w:t>
      </w:r>
    </w:p>
    <w:p w:rsidR="00E40AD4" w:rsidRPr="00F90C43" w:rsidRDefault="00E40AD4" w:rsidP="00F90C43">
      <w:pPr>
        <w:pStyle w:val="ListParagraph"/>
        <w:numPr>
          <w:ilvl w:val="0"/>
          <w:numId w:val="31"/>
        </w:numPr>
        <w:rPr>
          <w:lang w:val="hu-HU"/>
        </w:rPr>
      </w:pPr>
      <w:r w:rsidRPr="00F90C43">
        <w:rPr>
          <w:lang w:val="hu-HU"/>
        </w:rPr>
        <w:t>Szemantikus jellemvonások felfedezése a tweetekben, külön odafigyelve a smiley-ra</w:t>
      </w:r>
    </w:p>
    <w:p w:rsidR="00E40AD4" w:rsidRPr="00F90C43" w:rsidRDefault="00E40AD4" w:rsidP="00F90C43">
      <w:pPr>
        <w:pStyle w:val="ListParagraph"/>
        <w:numPr>
          <w:ilvl w:val="0"/>
          <w:numId w:val="31"/>
        </w:numPr>
        <w:rPr>
          <w:lang w:val="hu-HU"/>
        </w:rPr>
      </w:pPr>
      <w:r w:rsidRPr="00F90C43">
        <w:rPr>
          <w:lang w:val="hu-HU"/>
        </w:rPr>
        <w:t>Hashtag-ek kiértékelése</w:t>
      </w:r>
    </w:p>
    <w:p w:rsidR="00E40AD4" w:rsidRPr="00F90C43" w:rsidRDefault="00E40AD4" w:rsidP="00F90C43">
      <w:pPr>
        <w:pStyle w:val="ListParagraph"/>
        <w:numPr>
          <w:ilvl w:val="0"/>
          <w:numId w:val="31"/>
        </w:numPr>
        <w:rPr>
          <w:lang w:val="hu-HU"/>
        </w:rPr>
      </w:pPr>
      <w:r w:rsidRPr="00F90C43">
        <w:rPr>
          <w:lang w:val="hu-HU"/>
        </w:rPr>
        <w:t>n-gramok listájának előállítása, legfeljebb 4-gram-ig</w:t>
      </w:r>
      <w:r w:rsidR="00F90C43" w:rsidRPr="00F90C43">
        <w:rPr>
          <w:lang w:val="hu-HU"/>
        </w:rPr>
        <w:t>, az n-grammokat összehasonlítja a már létező lexikonnal és találat esetén kiértékelést végez rá</w:t>
      </w:r>
    </w:p>
    <w:p w:rsidR="00F90C43" w:rsidRPr="00F90C43" w:rsidRDefault="00F90C43" w:rsidP="00F90C43">
      <w:pPr>
        <w:pStyle w:val="ListParagraph"/>
        <w:numPr>
          <w:ilvl w:val="0"/>
          <w:numId w:val="31"/>
        </w:numPr>
        <w:rPr>
          <w:lang w:val="hu-HU"/>
        </w:rPr>
      </w:pPr>
      <w:r w:rsidRPr="00F90C43">
        <w:rPr>
          <w:lang w:val="hu-HU"/>
        </w:rPr>
        <w:t xml:space="preserve">felhasználva az elöző lépések során felfedezett szemantikus jellemvonásokat, elvégzi a végleges kiértékelést a teljes tweetre és egyetlen érzelmet csatol a tweetnek </w:t>
      </w:r>
    </w:p>
    <w:p w:rsidR="00E40AD4" w:rsidRDefault="00E25DAA" w:rsidP="00252AA0">
      <w:pPr>
        <w:rPr>
          <w:lang w:val="hu-HU"/>
        </w:rPr>
      </w:pPr>
      <w:r>
        <w:rPr>
          <w:lang w:val="hu-HU"/>
        </w:rPr>
        <w:t>Az általam készített aplikáció bizonyos szempontókból hasonlít a megemlített aplikációkra és vann</w:t>
      </w:r>
      <w:r w:rsidR="0051331B">
        <w:rPr>
          <w:lang w:val="hu-HU"/>
        </w:rPr>
        <w:t>ak olyan részek amelyekben különbözik.</w:t>
      </w:r>
    </w:p>
    <w:p w:rsidR="0051331B" w:rsidRDefault="0051331B" w:rsidP="00252AA0">
      <w:pPr>
        <w:rPr>
          <w:lang w:val="hu-HU"/>
        </w:rPr>
      </w:pPr>
      <w:r>
        <w:rPr>
          <w:lang w:val="hu-HU"/>
        </w:rPr>
        <w:t>Hasonló részek:</w:t>
      </w:r>
    </w:p>
    <w:p w:rsidR="00936BBF" w:rsidRPr="00F81E22" w:rsidRDefault="0051331B" w:rsidP="00F81E22">
      <w:pPr>
        <w:pStyle w:val="ListParagraph"/>
        <w:numPr>
          <w:ilvl w:val="0"/>
          <w:numId w:val="32"/>
        </w:numPr>
        <w:rPr>
          <w:lang w:val="hu-HU"/>
        </w:rPr>
      </w:pPr>
      <w:r w:rsidRPr="00F81E22">
        <w:rPr>
          <w:lang w:val="hu-HU"/>
        </w:rPr>
        <w:t>A szöveg</w:t>
      </w:r>
      <w:r w:rsidR="00936BBF" w:rsidRPr="00F81E22">
        <w:rPr>
          <w:lang w:val="hu-HU"/>
        </w:rPr>
        <w:t xml:space="preserve"> előkészítése érzelem elemzésre</w:t>
      </w:r>
    </w:p>
    <w:p w:rsidR="0051331B" w:rsidRPr="00F81E22" w:rsidRDefault="00F81E22" w:rsidP="00F81E22">
      <w:pPr>
        <w:pStyle w:val="ListParagraph"/>
        <w:numPr>
          <w:ilvl w:val="0"/>
          <w:numId w:val="32"/>
        </w:numPr>
        <w:rPr>
          <w:lang w:val="hu-HU"/>
        </w:rPr>
      </w:pPr>
      <w:r>
        <w:rPr>
          <w:lang w:val="hu-HU"/>
        </w:rPr>
        <w:t>S</w:t>
      </w:r>
      <w:r w:rsidR="0051331B" w:rsidRPr="00F81E22">
        <w:rPr>
          <w:lang w:val="hu-HU"/>
        </w:rPr>
        <w:t>zófaji annotációk elvégzése a szavakra</w:t>
      </w:r>
    </w:p>
    <w:p w:rsidR="0051331B" w:rsidRDefault="0051331B" w:rsidP="00252AA0">
      <w:pPr>
        <w:rPr>
          <w:lang w:val="hu-HU"/>
        </w:rPr>
      </w:pPr>
      <w:r>
        <w:rPr>
          <w:lang w:val="hu-HU"/>
        </w:rPr>
        <w:lastRenderedPageBreak/>
        <w:t>Különböző részek:</w:t>
      </w:r>
    </w:p>
    <w:p w:rsidR="0051331B" w:rsidRPr="00F81E22" w:rsidRDefault="0051331B" w:rsidP="00F81E22">
      <w:pPr>
        <w:pStyle w:val="ListParagraph"/>
        <w:numPr>
          <w:ilvl w:val="0"/>
          <w:numId w:val="33"/>
        </w:numPr>
        <w:rPr>
          <w:lang w:val="hu-HU"/>
        </w:rPr>
      </w:pPr>
      <w:r w:rsidRPr="00F81E22">
        <w:rPr>
          <w:lang w:val="hu-HU"/>
        </w:rPr>
        <w:t>Az érzelem kiértékelése nem a teljes tweetre hajtódik végre</w:t>
      </w:r>
    </w:p>
    <w:p w:rsidR="0051331B" w:rsidRPr="00F81E22" w:rsidRDefault="0051331B" w:rsidP="00F81E22">
      <w:pPr>
        <w:pStyle w:val="ListParagraph"/>
        <w:numPr>
          <w:ilvl w:val="0"/>
          <w:numId w:val="33"/>
        </w:numPr>
        <w:rPr>
          <w:lang w:val="hu-HU"/>
        </w:rPr>
      </w:pPr>
      <w:r w:rsidRPr="00F81E22">
        <w:rPr>
          <w:lang w:val="hu-HU"/>
        </w:rPr>
        <w:t>Nem használok n-gramokat, hanem saját módszerrel keresem meg az érdekelt szövegrészt</w:t>
      </w:r>
    </w:p>
    <w:p w:rsidR="0051331B" w:rsidRPr="00F81E22" w:rsidRDefault="0051331B" w:rsidP="00F81E22">
      <w:pPr>
        <w:pStyle w:val="ListParagraph"/>
        <w:numPr>
          <w:ilvl w:val="0"/>
          <w:numId w:val="33"/>
        </w:numPr>
        <w:rPr>
          <w:lang w:val="hu-HU"/>
        </w:rPr>
      </w:pPr>
      <w:r w:rsidRPr="00F81E22">
        <w:rPr>
          <w:lang w:val="hu-HU"/>
        </w:rPr>
        <w:t xml:space="preserve">Az általam készített érzelem elemző </w:t>
      </w:r>
      <w:r w:rsidR="00F81E22">
        <w:rPr>
          <w:lang w:val="hu-HU"/>
        </w:rPr>
        <w:t>fő sajátossága abban van, hogy</w:t>
      </w:r>
      <w:r w:rsidRPr="00F81E22">
        <w:rPr>
          <w:lang w:val="hu-HU"/>
        </w:rPr>
        <w:t xml:space="preserve"> nem a teljes mondatra végez érzelem kiértékelést, hanem a kulcsszó – tulajdonság reláció megkeresése után előállított </w:t>
      </w:r>
      <w:r w:rsidR="00936BBF" w:rsidRPr="00F81E22">
        <w:rPr>
          <w:lang w:val="hu-HU"/>
        </w:rPr>
        <w:t>szövegrészre.</w:t>
      </w:r>
    </w:p>
    <w:p w:rsidR="00457BFE" w:rsidRDefault="00457BFE" w:rsidP="00EC0C32">
      <w:pPr>
        <w:pStyle w:val="Heading2"/>
        <w:rPr>
          <w:lang w:val="hu-HU"/>
        </w:rPr>
      </w:pPr>
      <w:r>
        <w:rPr>
          <w:lang w:val="hu-HU"/>
        </w:rPr>
        <w:t>További fejlesztési irányok</w:t>
      </w:r>
    </w:p>
    <w:p w:rsidR="00EC0C32" w:rsidRDefault="00EC0C32" w:rsidP="00EC0C32">
      <w:pPr>
        <w:pStyle w:val="Heading3"/>
        <w:rPr>
          <w:lang w:val="hu-HU"/>
        </w:rPr>
      </w:pPr>
      <w:r>
        <w:rPr>
          <w:lang w:val="hu-HU"/>
        </w:rPr>
        <w:t>Tweetek gyűjtése Stream API-val</w:t>
      </w:r>
    </w:p>
    <w:p w:rsidR="00EC0C32" w:rsidRDefault="00EC0C32" w:rsidP="00EC0C32">
      <w:pPr>
        <w:rPr>
          <w:lang w:val="hu-HU"/>
        </w:rPr>
      </w:pPr>
      <w:r>
        <w:rPr>
          <w:lang w:val="hu-HU"/>
        </w:rPr>
        <w:t xml:space="preserve">Az aplikáció tweet gyűjtő moduljának a bővítése a Tweet API által biztosított Streaming API használásával. Ily modon hozzáférhetünk a tweetekhez abban a pillanatban ahogy létrejönnek, sőt mivel a Search API lekérdezésekkel nem elérhető az összes létező tweet, így biztosak lehetünk abban, hogy nem szalasztunk el tweeteket. Természetesen ezt a Stream API-t felhasználó letöltési modult ahhoz, hogy ne szalasszon el tweeteket állandóan üzemeltetni kéne. </w:t>
      </w:r>
    </w:p>
    <w:p w:rsidR="00EC0C32" w:rsidRDefault="00EC0C32" w:rsidP="00EC0C32">
      <w:pPr>
        <w:pStyle w:val="Heading3"/>
        <w:rPr>
          <w:lang w:val="hu-HU"/>
        </w:rPr>
      </w:pPr>
      <w:r>
        <w:rPr>
          <w:lang w:val="hu-HU"/>
        </w:rPr>
        <w:t>Tweet szöveg újra - kiértékelése</w:t>
      </w:r>
    </w:p>
    <w:p w:rsidR="00EC0C32" w:rsidRDefault="00EC0C32" w:rsidP="00EC0C32">
      <w:pPr>
        <w:rPr>
          <w:lang w:val="hu-HU"/>
        </w:rPr>
      </w:pPr>
      <w:r>
        <w:rPr>
          <w:lang w:val="hu-HU"/>
        </w:rPr>
        <w:t xml:space="preserve">Egy másik tovább fejlesztési lehetőség az lenne, hogy azokat a tweeteket amiket </w:t>
      </w:r>
      <w:del w:id="97" w:author="Anonymus" w:date="2015-07-02T19:28:00Z">
        <w:r w:rsidDel="00E10420">
          <w:rPr>
            <w:lang w:val="hu-HU"/>
          </w:rPr>
          <w:delText xml:space="preserve">a </w:delText>
        </w:r>
      </w:del>
      <w:r>
        <w:rPr>
          <w:lang w:val="hu-HU"/>
        </w:rPr>
        <w:t xml:space="preserve">már kiértékeltünk az érzelem elemző modullal egy adott pillanatban újra kiértékeljük. Ez azért lenne hasznos hisz ha bővülnek a keresett kulcsszavak vagy tulajdonságok, a kiértékelés pedig csak azokra a kulcsszavakra és tulajdonságokra történt amik a kiértékelés időpontjában léteztek, az előzöleg kiértékelt tweetek tartalmazhatnak információt az újonnan bevitt kulcsszavakról vagy tulajdonságokról is. Ennek a célnak az elérése érdekében használhatnánk egy </w:t>
      </w:r>
      <w:del w:id="98" w:author="Anonymus" w:date="2015-07-02T19:29:00Z">
        <w:r w:rsidDel="00E10420">
          <w:rPr>
            <w:lang w:val="hu-HU"/>
          </w:rPr>
          <w:delText xml:space="preserve">SHA </w:delText>
        </w:r>
      </w:del>
      <w:r>
        <w:rPr>
          <w:lang w:val="hu-HU"/>
        </w:rPr>
        <w:t>hash függvényt</w:t>
      </w:r>
      <w:ins w:id="99" w:author="Anonymus" w:date="2015-07-02T19:29:00Z">
        <w:r w:rsidR="00E10420">
          <w:rPr>
            <w:lang w:val="hu-HU"/>
          </w:rPr>
          <w:t xml:space="preserve"> (pl. SHA, MD5</w:t>
        </w:r>
        <w:bookmarkStart w:id="100" w:name="_GoBack"/>
        <w:bookmarkEnd w:id="100"/>
        <w:r w:rsidR="00E10420">
          <w:rPr>
            <w:lang w:val="hu-HU"/>
          </w:rPr>
          <w:t>)</w:t>
        </w:r>
      </w:ins>
      <w:r>
        <w:rPr>
          <w:lang w:val="hu-HU"/>
        </w:rPr>
        <w:t>, ami segítségével azonosítanánk az adott tweet melyik kulcsszavak és tulajdonságokra volt kiértékelve.</w:t>
      </w:r>
    </w:p>
    <w:p w:rsidR="00EC0C32" w:rsidRDefault="00EC0C32" w:rsidP="00EC0C32">
      <w:pPr>
        <w:pStyle w:val="Heading3"/>
        <w:rPr>
          <w:lang w:val="hu-HU"/>
        </w:rPr>
      </w:pPr>
      <w:r>
        <w:rPr>
          <w:lang w:val="hu-HU"/>
        </w:rPr>
        <w:t>Adatforrások bővítése</w:t>
      </w:r>
    </w:p>
    <w:p w:rsidR="00EC0C32" w:rsidRDefault="00EC0C32" w:rsidP="00EC0C32">
      <w:pPr>
        <w:rPr>
          <w:lang w:val="hu-HU"/>
        </w:rPr>
      </w:pPr>
      <w:r>
        <w:rPr>
          <w:lang w:val="hu-HU"/>
        </w:rPr>
        <w:t>Az aplikáció csak a Twitteren megjelent tweeteket használja adatforrásául, de szerintem sokkal bővebb és talán szakmaibb információkat is találhatunk a sajátos úgynevezett review-s web oldalakon vagy különböző fórumokon. Itt viszont lehetséges, hogy az adatok eléréséhez szükséges lesz a web oldal tulajdonosának a beleeggyezése.</w:t>
      </w:r>
    </w:p>
    <w:p w:rsidR="00A91F8F" w:rsidRDefault="00A91F8F" w:rsidP="00A91F8F">
      <w:pPr>
        <w:pStyle w:val="Heading3"/>
        <w:rPr>
          <w:lang w:val="hu-HU"/>
        </w:rPr>
      </w:pPr>
      <w:r>
        <w:rPr>
          <w:lang w:val="hu-HU"/>
        </w:rPr>
        <w:lastRenderedPageBreak/>
        <w:t>Rendszerállapot kijelzés</w:t>
      </w:r>
    </w:p>
    <w:p w:rsidR="00A91F8F" w:rsidRPr="00A91F8F" w:rsidRDefault="00A91F8F" w:rsidP="00A91F8F">
      <w:pPr>
        <w:rPr>
          <w:lang w:val="hu-HU"/>
        </w:rPr>
      </w:pPr>
      <w:r>
        <w:rPr>
          <w:lang w:val="hu-HU"/>
        </w:rPr>
        <w:t>A felhasználó részére kimutatások készítése olyan információkkal mint a kulcsszavanként hány darab tweetet töltött le a rendszer, a tweetek közül hányan végzett érzelmi kiértékelést a rendszer.</w:t>
      </w:r>
    </w:p>
    <w:p w:rsidR="00006D19" w:rsidRDefault="00457BFE" w:rsidP="00006D19">
      <w:pPr>
        <w:pStyle w:val="Heading1"/>
        <w:rPr>
          <w:lang w:val="hu-HU"/>
        </w:rPr>
      </w:pPr>
      <w:r>
        <w:rPr>
          <w:lang w:val="hu-HU"/>
        </w:rPr>
        <w:t>Irodalomjegyzék</w:t>
      </w:r>
    </w:p>
    <w:p w:rsidR="006377B8" w:rsidRDefault="00B15227" w:rsidP="00B15227">
      <w:pPr>
        <w:rPr>
          <w:rFonts w:asciiTheme="minorHAnsi" w:hAnsiTheme="minorHAnsi"/>
          <w:noProof/>
          <w:sz w:val="22"/>
        </w:rPr>
      </w:pPr>
      <w:r>
        <w:rPr>
          <w:lang w:val="hu-HU"/>
        </w:rPr>
        <w:fldChar w:fldCharType="begin"/>
      </w:r>
      <w:r>
        <w:rPr>
          <w:lang w:val="hu-HU"/>
        </w:rPr>
        <w:instrText xml:space="preserve"> BIBLIOGRAPHY  \l 1038 </w:instrText>
      </w:r>
      <w:r>
        <w:rPr>
          <w:lang w:val="hu-HU"/>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69"/>
      </w:tblGrid>
      <w:tr w:rsidR="006377B8">
        <w:trPr>
          <w:tblCellSpacing w:w="15" w:type="dxa"/>
        </w:trPr>
        <w:tc>
          <w:tcPr>
            <w:tcW w:w="50" w:type="pct"/>
            <w:hideMark/>
          </w:tcPr>
          <w:p w:rsidR="006377B8" w:rsidRDefault="006377B8">
            <w:pPr>
              <w:pStyle w:val="Bibliography"/>
              <w:rPr>
                <w:rFonts w:eastAsiaTheme="minorEastAsia"/>
                <w:noProof/>
                <w:lang w:val="hu-HU"/>
              </w:rPr>
            </w:pPr>
            <w:r>
              <w:rPr>
                <w:noProof/>
                <w:lang w:val="hu-HU"/>
              </w:rPr>
              <w:t xml:space="preserve">[1] </w:t>
            </w:r>
          </w:p>
        </w:tc>
        <w:tc>
          <w:tcPr>
            <w:tcW w:w="0" w:type="auto"/>
            <w:hideMark/>
          </w:tcPr>
          <w:p w:rsidR="006377B8" w:rsidRDefault="006377B8">
            <w:pPr>
              <w:pStyle w:val="Bibliography"/>
              <w:rPr>
                <w:rFonts w:eastAsiaTheme="minorEastAsia"/>
                <w:noProof/>
                <w:lang w:val="hu-HU"/>
              </w:rPr>
            </w:pPr>
            <w:r>
              <w:rPr>
                <w:noProof/>
                <w:lang w:val="hu-HU"/>
              </w:rPr>
              <w:t xml:space="preserve">D. Boyd és K. Crawford, „Critical Questions for Big Data: Provocations for a Cultural, Technological, and Scholarly Phenomenon,” </w:t>
            </w:r>
            <w:r>
              <w:rPr>
                <w:i/>
                <w:iCs/>
                <w:noProof/>
                <w:lang w:val="hu-HU"/>
              </w:rPr>
              <w:t xml:space="preserve">Information, Communication, &amp; Society, </w:t>
            </w:r>
            <w:r>
              <w:rPr>
                <w:noProof/>
                <w:lang w:val="hu-HU"/>
              </w:rPr>
              <w:t xml:space="preserve">pp. 662-679, 2012. </w:t>
            </w:r>
          </w:p>
        </w:tc>
      </w:tr>
      <w:tr w:rsidR="006377B8">
        <w:trPr>
          <w:tblCellSpacing w:w="15" w:type="dxa"/>
        </w:trPr>
        <w:tc>
          <w:tcPr>
            <w:tcW w:w="50" w:type="pct"/>
            <w:hideMark/>
          </w:tcPr>
          <w:p w:rsidR="006377B8" w:rsidRDefault="006377B8">
            <w:pPr>
              <w:pStyle w:val="Bibliography"/>
              <w:rPr>
                <w:rFonts w:eastAsiaTheme="minorEastAsia"/>
                <w:noProof/>
                <w:lang w:val="hu-HU"/>
              </w:rPr>
            </w:pPr>
            <w:r>
              <w:rPr>
                <w:noProof/>
                <w:lang w:val="hu-HU"/>
              </w:rPr>
              <w:t xml:space="preserve">[2] </w:t>
            </w:r>
          </w:p>
        </w:tc>
        <w:tc>
          <w:tcPr>
            <w:tcW w:w="0" w:type="auto"/>
            <w:hideMark/>
          </w:tcPr>
          <w:p w:rsidR="006377B8" w:rsidRDefault="006377B8">
            <w:pPr>
              <w:pStyle w:val="Bibliography"/>
              <w:rPr>
                <w:rFonts w:eastAsiaTheme="minorEastAsia"/>
                <w:noProof/>
                <w:lang w:val="hu-HU"/>
              </w:rPr>
            </w:pPr>
            <w:r>
              <w:rPr>
                <w:noProof/>
                <w:lang w:val="hu-HU"/>
              </w:rPr>
              <w:t xml:space="preserve">J. S. Ward és A. Barker, „Undefined By Data: A Survey of Big Data Definitions,” </w:t>
            </w:r>
            <w:r>
              <w:rPr>
                <w:i/>
                <w:iCs/>
                <w:noProof/>
                <w:lang w:val="hu-HU"/>
              </w:rPr>
              <w:t xml:space="preserve">School of Computer Science University of St.Andrews, UK, </w:t>
            </w:r>
            <w:r>
              <w:rPr>
                <w:noProof/>
                <w:lang w:val="hu-HU"/>
              </w:rPr>
              <w:t xml:space="preserve">2013. </w:t>
            </w:r>
          </w:p>
        </w:tc>
      </w:tr>
      <w:tr w:rsidR="006377B8">
        <w:trPr>
          <w:tblCellSpacing w:w="15" w:type="dxa"/>
        </w:trPr>
        <w:tc>
          <w:tcPr>
            <w:tcW w:w="50" w:type="pct"/>
            <w:hideMark/>
          </w:tcPr>
          <w:p w:rsidR="006377B8" w:rsidRDefault="006377B8">
            <w:pPr>
              <w:pStyle w:val="Bibliography"/>
              <w:rPr>
                <w:rFonts w:eastAsiaTheme="minorEastAsia"/>
                <w:noProof/>
                <w:lang w:val="hu-HU"/>
              </w:rPr>
            </w:pPr>
            <w:r>
              <w:rPr>
                <w:noProof/>
                <w:lang w:val="hu-HU"/>
              </w:rPr>
              <w:t xml:space="preserve">[3] </w:t>
            </w:r>
          </w:p>
        </w:tc>
        <w:tc>
          <w:tcPr>
            <w:tcW w:w="0" w:type="auto"/>
            <w:hideMark/>
          </w:tcPr>
          <w:p w:rsidR="006377B8" w:rsidRDefault="006377B8">
            <w:pPr>
              <w:pStyle w:val="Bibliography"/>
              <w:rPr>
                <w:rFonts w:eastAsiaTheme="minorEastAsia"/>
                <w:noProof/>
                <w:lang w:val="hu-HU"/>
              </w:rPr>
            </w:pPr>
            <w:r>
              <w:rPr>
                <w:noProof/>
                <w:lang w:val="hu-HU"/>
              </w:rPr>
              <w:t xml:space="preserve">W. G. Mangold és D. J. Faulds, „Social media: The new hybrid element of the promotion mix,” </w:t>
            </w:r>
            <w:r>
              <w:rPr>
                <w:i/>
                <w:iCs/>
                <w:noProof/>
                <w:lang w:val="hu-HU"/>
              </w:rPr>
              <w:t xml:space="preserve">Kelley School of Business, Indiana University , </w:t>
            </w:r>
            <w:r>
              <w:rPr>
                <w:noProof/>
                <w:lang w:val="hu-HU"/>
              </w:rPr>
              <w:t xml:space="preserve">2009. </w:t>
            </w:r>
          </w:p>
        </w:tc>
      </w:tr>
      <w:tr w:rsidR="006377B8">
        <w:trPr>
          <w:tblCellSpacing w:w="15" w:type="dxa"/>
        </w:trPr>
        <w:tc>
          <w:tcPr>
            <w:tcW w:w="50" w:type="pct"/>
            <w:hideMark/>
          </w:tcPr>
          <w:p w:rsidR="006377B8" w:rsidRDefault="006377B8">
            <w:pPr>
              <w:pStyle w:val="Bibliography"/>
              <w:rPr>
                <w:rFonts w:eastAsiaTheme="minorEastAsia"/>
                <w:noProof/>
                <w:lang w:val="hu-HU"/>
              </w:rPr>
            </w:pPr>
            <w:r>
              <w:rPr>
                <w:noProof/>
                <w:lang w:val="hu-HU"/>
              </w:rPr>
              <w:t xml:space="preserve">[4] </w:t>
            </w:r>
          </w:p>
        </w:tc>
        <w:tc>
          <w:tcPr>
            <w:tcW w:w="0" w:type="auto"/>
            <w:hideMark/>
          </w:tcPr>
          <w:p w:rsidR="006377B8" w:rsidRDefault="006377B8">
            <w:pPr>
              <w:pStyle w:val="Bibliography"/>
              <w:rPr>
                <w:rFonts w:eastAsiaTheme="minorEastAsia"/>
                <w:noProof/>
                <w:lang w:val="hu-HU"/>
              </w:rPr>
            </w:pPr>
            <w:r>
              <w:rPr>
                <w:noProof/>
                <w:lang w:val="hu-HU"/>
              </w:rPr>
              <w:t xml:space="preserve">B. Pang és L. Lee, „Opinion Mining and Sentiment Analysis,” </w:t>
            </w:r>
            <w:r>
              <w:rPr>
                <w:i/>
                <w:iCs/>
                <w:noProof/>
                <w:lang w:val="hu-HU"/>
              </w:rPr>
              <w:t xml:space="preserve">Foundations and Trends in Information Retrieval, </w:t>
            </w:r>
            <w:r>
              <w:rPr>
                <w:noProof/>
                <w:lang w:val="hu-HU"/>
              </w:rPr>
              <w:t xml:space="preserve">2008. </w:t>
            </w:r>
          </w:p>
        </w:tc>
      </w:tr>
      <w:tr w:rsidR="006377B8">
        <w:trPr>
          <w:tblCellSpacing w:w="15" w:type="dxa"/>
        </w:trPr>
        <w:tc>
          <w:tcPr>
            <w:tcW w:w="50" w:type="pct"/>
            <w:hideMark/>
          </w:tcPr>
          <w:p w:rsidR="006377B8" w:rsidRDefault="006377B8">
            <w:pPr>
              <w:pStyle w:val="Bibliography"/>
              <w:rPr>
                <w:rFonts w:eastAsiaTheme="minorEastAsia"/>
                <w:noProof/>
                <w:lang w:val="hu-HU"/>
              </w:rPr>
            </w:pPr>
            <w:r>
              <w:rPr>
                <w:noProof/>
                <w:lang w:val="hu-HU"/>
              </w:rPr>
              <w:t xml:space="preserve">[5] </w:t>
            </w:r>
          </w:p>
        </w:tc>
        <w:tc>
          <w:tcPr>
            <w:tcW w:w="0" w:type="auto"/>
            <w:hideMark/>
          </w:tcPr>
          <w:p w:rsidR="006377B8" w:rsidRDefault="006377B8">
            <w:pPr>
              <w:pStyle w:val="Bibliography"/>
              <w:rPr>
                <w:rFonts w:eastAsiaTheme="minorEastAsia"/>
                <w:noProof/>
                <w:lang w:val="hu-HU"/>
              </w:rPr>
            </w:pPr>
            <w:r>
              <w:rPr>
                <w:noProof/>
                <w:lang w:val="hu-HU"/>
              </w:rPr>
              <w:t xml:space="preserve">M. Z. Arbi, „Natural Language Processing,” </w:t>
            </w:r>
            <w:r>
              <w:rPr>
                <w:i/>
                <w:iCs/>
                <w:noProof/>
                <w:lang w:val="hu-HU"/>
              </w:rPr>
              <w:t xml:space="preserve">Mes recherches personnelles, </w:t>
            </w:r>
            <w:r>
              <w:rPr>
                <w:noProof/>
                <w:lang w:val="hu-HU"/>
              </w:rPr>
              <w:t xml:space="preserve">2015. </w:t>
            </w:r>
          </w:p>
        </w:tc>
      </w:tr>
      <w:tr w:rsidR="006377B8">
        <w:trPr>
          <w:tblCellSpacing w:w="15" w:type="dxa"/>
        </w:trPr>
        <w:tc>
          <w:tcPr>
            <w:tcW w:w="50" w:type="pct"/>
            <w:hideMark/>
          </w:tcPr>
          <w:p w:rsidR="006377B8" w:rsidRDefault="006377B8">
            <w:pPr>
              <w:pStyle w:val="Bibliography"/>
              <w:rPr>
                <w:rFonts w:eastAsiaTheme="minorEastAsia"/>
                <w:noProof/>
                <w:lang w:val="hu-HU"/>
              </w:rPr>
            </w:pPr>
            <w:r>
              <w:rPr>
                <w:noProof/>
                <w:lang w:val="hu-HU"/>
              </w:rPr>
              <w:t xml:space="preserve">[6] </w:t>
            </w:r>
          </w:p>
        </w:tc>
        <w:tc>
          <w:tcPr>
            <w:tcW w:w="0" w:type="auto"/>
            <w:hideMark/>
          </w:tcPr>
          <w:p w:rsidR="006377B8" w:rsidRDefault="006377B8">
            <w:pPr>
              <w:pStyle w:val="Bibliography"/>
              <w:rPr>
                <w:rFonts w:eastAsiaTheme="minorEastAsia"/>
                <w:noProof/>
                <w:lang w:val="hu-HU"/>
              </w:rPr>
            </w:pPr>
            <w:r>
              <w:rPr>
                <w:noProof/>
                <w:lang w:val="hu-HU"/>
              </w:rPr>
              <w:t xml:space="preserve">S. Monika, Bevezetés a korpusznyelvészetbe, Budapest: Tinta Könyvkiadó, 2005. </w:t>
            </w:r>
          </w:p>
        </w:tc>
      </w:tr>
      <w:tr w:rsidR="006377B8">
        <w:trPr>
          <w:tblCellSpacing w:w="15" w:type="dxa"/>
        </w:trPr>
        <w:tc>
          <w:tcPr>
            <w:tcW w:w="50" w:type="pct"/>
            <w:hideMark/>
          </w:tcPr>
          <w:p w:rsidR="006377B8" w:rsidRDefault="006377B8">
            <w:pPr>
              <w:pStyle w:val="Bibliography"/>
              <w:rPr>
                <w:rFonts w:eastAsiaTheme="minorEastAsia"/>
                <w:noProof/>
                <w:lang w:val="hu-HU"/>
              </w:rPr>
            </w:pPr>
            <w:r>
              <w:rPr>
                <w:noProof/>
                <w:lang w:val="hu-HU"/>
              </w:rPr>
              <w:t xml:space="preserve">[7] </w:t>
            </w:r>
          </w:p>
        </w:tc>
        <w:tc>
          <w:tcPr>
            <w:tcW w:w="0" w:type="auto"/>
            <w:hideMark/>
          </w:tcPr>
          <w:p w:rsidR="006377B8" w:rsidRDefault="006377B8">
            <w:pPr>
              <w:pStyle w:val="Bibliography"/>
              <w:rPr>
                <w:rFonts w:eastAsiaTheme="minorEastAsia"/>
                <w:noProof/>
                <w:lang w:val="hu-HU"/>
              </w:rPr>
            </w:pPr>
            <w:r>
              <w:rPr>
                <w:noProof/>
                <w:lang w:val="hu-HU"/>
              </w:rPr>
              <w:t xml:space="preserve">Stanford Core NLP Függőségi Tankönyv, 2015. </w:t>
            </w:r>
          </w:p>
        </w:tc>
      </w:tr>
      <w:tr w:rsidR="006377B8">
        <w:trPr>
          <w:tblCellSpacing w:w="15" w:type="dxa"/>
        </w:trPr>
        <w:tc>
          <w:tcPr>
            <w:tcW w:w="50" w:type="pct"/>
            <w:hideMark/>
          </w:tcPr>
          <w:p w:rsidR="006377B8" w:rsidRDefault="006377B8">
            <w:pPr>
              <w:pStyle w:val="Bibliography"/>
              <w:rPr>
                <w:rFonts w:eastAsiaTheme="minorEastAsia"/>
                <w:noProof/>
                <w:lang w:val="hu-HU"/>
              </w:rPr>
            </w:pPr>
            <w:r>
              <w:rPr>
                <w:noProof/>
                <w:lang w:val="hu-HU"/>
              </w:rPr>
              <w:t xml:space="preserve">[8] </w:t>
            </w:r>
          </w:p>
        </w:tc>
        <w:tc>
          <w:tcPr>
            <w:tcW w:w="0" w:type="auto"/>
            <w:hideMark/>
          </w:tcPr>
          <w:p w:rsidR="006377B8" w:rsidRDefault="006377B8">
            <w:pPr>
              <w:pStyle w:val="Bibliography"/>
              <w:rPr>
                <w:rFonts w:eastAsiaTheme="minorEastAsia"/>
                <w:noProof/>
                <w:lang w:val="hu-HU"/>
              </w:rPr>
            </w:pPr>
            <w:r>
              <w:rPr>
                <w:noProof/>
                <w:lang w:val="hu-HU"/>
              </w:rPr>
              <w:t xml:space="preserve">B. Liu, Sentiment Analysis and Opinion Mining, Morgan &amp; Claypool Publishers, 2012. </w:t>
            </w:r>
          </w:p>
        </w:tc>
      </w:tr>
      <w:tr w:rsidR="006377B8">
        <w:trPr>
          <w:tblCellSpacing w:w="15" w:type="dxa"/>
        </w:trPr>
        <w:tc>
          <w:tcPr>
            <w:tcW w:w="50" w:type="pct"/>
            <w:hideMark/>
          </w:tcPr>
          <w:p w:rsidR="006377B8" w:rsidRDefault="006377B8">
            <w:pPr>
              <w:pStyle w:val="Bibliography"/>
              <w:rPr>
                <w:rFonts w:eastAsiaTheme="minorEastAsia"/>
                <w:noProof/>
                <w:lang w:val="hu-HU"/>
              </w:rPr>
            </w:pPr>
            <w:r>
              <w:rPr>
                <w:noProof/>
                <w:lang w:val="hu-HU"/>
              </w:rPr>
              <w:t xml:space="preserve">[9] </w:t>
            </w:r>
          </w:p>
        </w:tc>
        <w:tc>
          <w:tcPr>
            <w:tcW w:w="0" w:type="auto"/>
            <w:hideMark/>
          </w:tcPr>
          <w:p w:rsidR="006377B8" w:rsidRDefault="006377B8">
            <w:pPr>
              <w:pStyle w:val="Bibliography"/>
              <w:rPr>
                <w:rFonts w:eastAsiaTheme="minorEastAsia"/>
                <w:noProof/>
                <w:lang w:val="hu-HU"/>
              </w:rPr>
            </w:pPr>
            <w:r>
              <w:rPr>
                <w:noProof/>
                <w:lang w:val="hu-HU"/>
              </w:rPr>
              <w:t>„Stanford Sentiment Analysis honlap,” [Online]. Available: http://nlp.stanford.edu/sentiment/index.html.</w:t>
            </w:r>
          </w:p>
        </w:tc>
      </w:tr>
      <w:tr w:rsidR="006377B8">
        <w:trPr>
          <w:tblCellSpacing w:w="15" w:type="dxa"/>
        </w:trPr>
        <w:tc>
          <w:tcPr>
            <w:tcW w:w="50" w:type="pct"/>
            <w:hideMark/>
          </w:tcPr>
          <w:p w:rsidR="006377B8" w:rsidRDefault="006377B8">
            <w:pPr>
              <w:pStyle w:val="Bibliography"/>
              <w:rPr>
                <w:rFonts w:eastAsiaTheme="minorEastAsia"/>
                <w:noProof/>
                <w:lang w:val="hu-HU"/>
              </w:rPr>
            </w:pPr>
            <w:r>
              <w:rPr>
                <w:noProof/>
                <w:lang w:val="hu-HU"/>
              </w:rPr>
              <w:t xml:space="preserve">[10] </w:t>
            </w:r>
          </w:p>
        </w:tc>
        <w:tc>
          <w:tcPr>
            <w:tcW w:w="0" w:type="auto"/>
            <w:hideMark/>
          </w:tcPr>
          <w:p w:rsidR="006377B8" w:rsidRDefault="006377B8">
            <w:pPr>
              <w:pStyle w:val="Bibliography"/>
              <w:rPr>
                <w:rFonts w:eastAsiaTheme="minorEastAsia"/>
                <w:noProof/>
                <w:lang w:val="hu-HU"/>
              </w:rPr>
            </w:pPr>
            <w:r>
              <w:rPr>
                <w:noProof/>
                <w:lang w:val="hu-HU"/>
              </w:rPr>
              <w:t xml:space="preserve">R. Socher, A. Perelygin, J. Y. Wu, J. Chuang, C. D. Manning, A. Y. Ng és C. Potts, „Recursive Deep Models for Semantic Compositionality Over a Sentiment Treebank,” </w:t>
            </w:r>
            <w:r>
              <w:rPr>
                <w:i/>
                <w:iCs/>
                <w:noProof/>
                <w:lang w:val="hu-HU"/>
              </w:rPr>
              <w:t>Stanford University.</w:t>
            </w:r>
            <w:r>
              <w:rPr>
                <w:noProof/>
                <w:lang w:val="hu-HU"/>
              </w:rPr>
              <w:t xml:space="preserve"> </w:t>
            </w:r>
          </w:p>
        </w:tc>
      </w:tr>
      <w:tr w:rsidR="006377B8">
        <w:trPr>
          <w:tblCellSpacing w:w="15" w:type="dxa"/>
        </w:trPr>
        <w:tc>
          <w:tcPr>
            <w:tcW w:w="50" w:type="pct"/>
            <w:hideMark/>
          </w:tcPr>
          <w:p w:rsidR="006377B8" w:rsidRDefault="006377B8">
            <w:pPr>
              <w:pStyle w:val="Bibliography"/>
              <w:rPr>
                <w:rFonts w:eastAsiaTheme="minorEastAsia"/>
                <w:noProof/>
                <w:lang w:val="hu-HU"/>
              </w:rPr>
            </w:pPr>
            <w:r>
              <w:rPr>
                <w:noProof/>
                <w:lang w:val="hu-HU"/>
              </w:rPr>
              <w:t xml:space="preserve">[11] </w:t>
            </w:r>
          </w:p>
        </w:tc>
        <w:tc>
          <w:tcPr>
            <w:tcW w:w="0" w:type="auto"/>
            <w:hideMark/>
          </w:tcPr>
          <w:p w:rsidR="006377B8" w:rsidRDefault="006377B8">
            <w:pPr>
              <w:pStyle w:val="Bibliography"/>
              <w:rPr>
                <w:rFonts w:eastAsiaTheme="minorEastAsia"/>
                <w:noProof/>
                <w:lang w:val="hu-HU"/>
              </w:rPr>
            </w:pPr>
            <w:r>
              <w:rPr>
                <w:noProof/>
                <w:lang w:val="hu-HU"/>
              </w:rPr>
              <w:t xml:space="preserve">A. Agarwal, B. Xie, I. Vovsha, O. Rambow és R. Passonneau, „Sentiment Analysis of Twitter Data,” </w:t>
            </w:r>
            <w:r>
              <w:rPr>
                <w:i/>
                <w:iCs/>
                <w:noProof/>
                <w:lang w:val="hu-HU"/>
              </w:rPr>
              <w:t xml:space="preserve">Department of Computer Science, Columbia University, </w:t>
            </w:r>
            <w:r>
              <w:rPr>
                <w:noProof/>
                <w:lang w:val="hu-HU"/>
              </w:rPr>
              <w:t xml:space="preserve">2011. </w:t>
            </w:r>
          </w:p>
        </w:tc>
      </w:tr>
      <w:tr w:rsidR="006377B8">
        <w:trPr>
          <w:tblCellSpacing w:w="15" w:type="dxa"/>
        </w:trPr>
        <w:tc>
          <w:tcPr>
            <w:tcW w:w="50" w:type="pct"/>
            <w:hideMark/>
          </w:tcPr>
          <w:p w:rsidR="006377B8" w:rsidRDefault="006377B8">
            <w:pPr>
              <w:pStyle w:val="Bibliography"/>
              <w:rPr>
                <w:rFonts w:eastAsiaTheme="minorEastAsia"/>
                <w:noProof/>
                <w:lang w:val="hu-HU"/>
              </w:rPr>
            </w:pPr>
            <w:r>
              <w:rPr>
                <w:noProof/>
                <w:lang w:val="hu-HU"/>
              </w:rPr>
              <w:t xml:space="preserve">[12] </w:t>
            </w:r>
          </w:p>
        </w:tc>
        <w:tc>
          <w:tcPr>
            <w:tcW w:w="0" w:type="auto"/>
            <w:hideMark/>
          </w:tcPr>
          <w:p w:rsidR="006377B8" w:rsidRDefault="006377B8">
            <w:pPr>
              <w:pStyle w:val="Bibliography"/>
              <w:rPr>
                <w:rFonts w:eastAsiaTheme="minorEastAsia"/>
                <w:noProof/>
                <w:lang w:val="hu-HU"/>
              </w:rPr>
            </w:pPr>
            <w:r>
              <w:rPr>
                <w:noProof/>
                <w:lang w:val="hu-HU"/>
              </w:rPr>
              <w:t xml:space="preserve">J. Spencer és G. Uchyigit, „Sentimentor: Sentiment Analysis of Twitter Data,” </w:t>
            </w:r>
            <w:r>
              <w:rPr>
                <w:i/>
                <w:iCs/>
                <w:noProof/>
                <w:lang w:val="hu-HU"/>
              </w:rPr>
              <w:t xml:space="preserve">School of Computing, Engineering and Mathematics, University of Brighton, </w:t>
            </w:r>
            <w:r>
              <w:rPr>
                <w:noProof/>
                <w:lang w:val="hu-HU"/>
              </w:rPr>
              <w:t xml:space="preserve">2012. </w:t>
            </w:r>
          </w:p>
        </w:tc>
      </w:tr>
      <w:tr w:rsidR="006377B8">
        <w:trPr>
          <w:tblCellSpacing w:w="15" w:type="dxa"/>
        </w:trPr>
        <w:tc>
          <w:tcPr>
            <w:tcW w:w="50" w:type="pct"/>
            <w:hideMark/>
          </w:tcPr>
          <w:p w:rsidR="006377B8" w:rsidRDefault="006377B8">
            <w:pPr>
              <w:pStyle w:val="Bibliography"/>
              <w:rPr>
                <w:rFonts w:eastAsiaTheme="minorEastAsia"/>
                <w:noProof/>
                <w:lang w:val="hu-HU"/>
              </w:rPr>
            </w:pPr>
            <w:r>
              <w:rPr>
                <w:noProof/>
                <w:lang w:val="hu-HU"/>
              </w:rPr>
              <w:t xml:space="preserve">[13] </w:t>
            </w:r>
          </w:p>
        </w:tc>
        <w:tc>
          <w:tcPr>
            <w:tcW w:w="0" w:type="auto"/>
            <w:hideMark/>
          </w:tcPr>
          <w:p w:rsidR="006377B8" w:rsidRDefault="006377B8">
            <w:pPr>
              <w:pStyle w:val="Bibliography"/>
              <w:rPr>
                <w:rFonts w:eastAsiaTheme="minorEastAsia"/>
                <w:noProof/>
                <w:lang w:val="hu-HU"/>
              </w:rPr>
            </w:pPr>
            <w:r>
              <w:rPr>
                <w:noProof/>
                <w:lang w:val="hu-HU"/>
              </w:rPr>
              <w:t xml:space="preserve">C. Levallois, „Umigon:Sentiment analysis for tweets based on lexicons and heuristics,” </w:t>
            </w:r>
            <w:r>
              <w:rPr>
                <w:i/>
                <w:iCs/>
                <w:noProof/>
                <w:lang w:val="hu-HU"/>
              </w:rPr>
              <w:t xml:space="preserve">Department of Marketing Management, Rotterdam School of Management and Erasmus </w:t>
            </w:r>
            <w:r>
              <w:rPr>
                <w:i/>
                <w:iCs/>
                <w:noProof/>
                <w:lang w:val="hu-HU"/>
              </w:rPr>
              <w:lastRenderedPageBreak/>
              <w:t xml:space="preserve">Studio, Erasmus University Rotterdam, </w:t>
            </w:r>
            <w:r>
              <w:rPr>
                <w:noProof/>
                <w:lang w:val="hu-HU"/>
              </w:rPr>
              <w:t xml:space="preserve">2013. </w:t>
            </w:r>
          </w:p>
        </w:tc>
      </w:tr>
      <w:tr w:rsidR="006377B8">
        <w:trPr>
          <w:tblCellSpacing w:w="15" w:type="dxa"/>
        </w:trPr>
        <w:tc>
          <w:tcPr>
            <w:tcW w:w="50" w:type="pct"/>
            <w:hideMark/>
          </w:tcPr>
          <w:p w:rsidR="006377B8" w:rsidRDefault="006377B8">
            <w:pPr>
              <w:pStyle w:val="Bibliography"/>
              <w:rPr>
                <w:rFonts w:eastAsiaTheme="minorEastAsia"/>
                <w:noProof/>
                <w:lang w:val="hu-HU"/>
              </w:rPr>
            </w:pPr>
            <w:r>
              <w:rPr>
                <w:noProof/>
                <w:lang w:val="hu-HU"/>
              </w:rPr>
              <w:lastRenderedPageBreak/>
              <w:t xml:space="preserve">[14] </w:t>
            </w:r>
          </w:p>
        </w:tc>
        <w:tc>
          <w:tcPr>
            <w:tcW w:w="0" w:type="auto"/>
            <w:hideMark/>
          </w:tcPr>
          <w:p w:rsidR="006377B8" w:rsidRDefault="006377B8">
            <w:pPr>
              <w:pStyle w:val="Bibliography"/>
              <w:rPr>
                <w:rFonts w:eastAsiaTheme="minorEastAsia"/>
                <w:noProof/>
                <w:lang w:val="hu-HU"/>
              </w:rPr>
            </w:pPr>
            <w:r>
              <w:rPr>
                <w:noProof/>
                <w:lang w:val="hu-HU"/>
              </w:rPr>
              <w:t xml:space="preserve">M. A. Russell, Mining the Social Web, Sebastopol: O'Reilly Media, 2011. </w:t>
            </w:r>
          </w:p>
        </w:tc>
      </w:tr>
      <w:tr w:rsidR="006377B8">
        <w:trPr>
          <w:tblCellSpacing w:w="15" w:type="dxa"/>
        </w:trPr>
        <w:tc>
          <w:tcPr>
            <w:tcW w:w="50" w:type="pct"/>
            <w:hideMark/>
          </w:tcPr>
          <w:p w:rsidR="006377B8" w:rsidRDefault="006377B8">
            <w:pPr>
              <w:pStyle w:val="Bibliography"/>
              <w:rPr>
                <w:rFonts w:eastAsiaTheme="minorEastAsia"/>
                <w:noProof/>
                <w:lang w:val="hu-HU"/>
              </w:rPr>
            </w:pPr>
            <w:r>
              <w:rPr>
                <w:noProof/>
                <w:lang w:val="hu-HU"/>
              </w:rPr>
              <w:t xml:space="preserve">[15] </w:t>
            </w:r>
          </w:p>
        </w:tc>
        <w:tc>
          <w:tcPr>
            <w:tcW w:w="0" w:type="auto"/>
            <w:hideMark/>
          </w:tcPr>
          <w:p w:rsidR="006377B8" w:rsidRDefault="006377B8">
            <w:pPr>
              <w:pStyle w:val="Bibliography"/>
              <w:rPr>
                <w:rFonts w:eastAsiaTheme="minorEastAsia"/>
                <w:noProof/>
                <w:lang w:val="hu-HU"/>
              </w:rPr>
            </w:pPr>
            <w:r>
              <w:rPr>
                <w:noProof/>
                <w:lang w:val="hu-HU"/>
              </w:rPr>
              <w:t xml:space="preserve">E. Cambria, B. Schuller, Y. Xia és C. Havasi, „New Avenues in Opinion Mining and Sentiment Analysis,” </w:t>
            </w:r>
            <w:r>
              <w:rPr>
                <w:i/>
                <w:iCs/>
                <w:noProof/>
                <w:lang w:val="hu-HU"/>
              </w:rPr>
              <w:t xml:space="preserve">IEEE Computer Society, </w:t>
            </w:r>
            <w:r>
              <w:rPr>
                <w:noProof/>
                <w:lang w:val="hu-HU"/>
              </w:rPr>
              <w:t xml:space="preserve">2013. </w:t>
            </w:r>
          </w:p>
        </w:tc>
      </w:tr>
      <w:tr w:rsidR="006377B8">
        <w:trPr>
          <w:tblCellSpacing w:w="15" w:type="dxa"/>
        </w:trPr>
        <w:tc>
          <w:tcPr>
            <w:tcW w:w="50" w:type="pct"/>
            <w:hideMark/>
          </w:tcPr>
          <w:p w:rsidR="006377B8" w:rsidRDefault="006377B8">
            <w:pPr>
              <w:pStyle w:val="Bibliography"/>
              <w:rPr>
                <w:rFonts w:eastAsiaTheme="minorEastAsia"/>
                <w:noProof/>
                <w:lang w:val="hu-HU"/>
              </w:rPr>
            </w:pPr>
            <w:r>
              <w:rPr>
                <w:noProof/>
                <w:lang w:val="hu-HU"/>
              </w:rPr>
              <w:t xml:space="preserve">[16] </w:t>
            </w:r>
          </w:p>
        </w:tc>
        <w:tc>
          <w:tcPr>
            <w:tcW w:w="0" w:type="auto"/>
            <w:hideMark/>
          </w:tcPr>
          <w:p w:rsidR="006377B8" w:rsidRDefault="006377B8">
            <w:pPr>
              <w:pStyle w:val="Bibliography"/>
              <w:rPr>
                <w:rFonts w:eastAsiaTheme="minorEastAsia"/>
                <w:noProof/>
                <w:lang w:val="hu-HU"/>
              </w:rPr>
            </w:pPr>
            <w:r>
              <w:rPr>
                <w:noProof/>
                <w:lang w:val="hu-HU"/>
              </w:rPr>
              <w:t xml:space="preserve">A. Pak és P. Paroubek, „Twitter as a Corpus for Sentiment Analysis and Opinion Mining,” </w:t>
            </w:r>
            <w:r>
              <w:rPr>
                <w:i/>
                <w:iCs/>
                <w:noProof/>
                <w:lang w:val="hu-HU"/>
              </w:rPr>
              <w:t xml:space="preserve">Universite de Paris-Sud, Laboratoire LIMSI-CNRS, </w:t>
            </w:r>
            <w:r>
              <w:rPr>
                <w:noProof/>
                <w:lang w:val="hu-HU"/>
              </w:rPr>
              <w:t xml:space="preserve">2010. </w:t>
            </w:r>
          </w:p>
        </w:tc>
      </w:tr>
      <w:tr w:rsidR="006377B8">
        <w:trPr>
          <w:tblCellSpacing w:w="15" w:type="dxa"/>
        </w:trPr>
        <w:tc>
          <w:tcPr>
            <w:tcW w:w="50" w:type="pct"/>
            <w:hideMark/>
          </w:tcPr>
          <w:p w:rsidR="006377B8" w:rsidRDefault="006377B8">
            <w:pPr>
              <w:pStyle w:val="Bibliography"/>
              <w:rPr>
                <w:rFonts w:eastAsiaTheme="minorEastAsia"/>
                <w:noProof/>
                <w:lang w:val="hu-HU"/>
              </w:rPr>
            </w:pPr>
            <w:r>
              <w:rPr>
                <w:noProof/>
                <w:lang w:val="hu-HU"/>
              </w:rPr>
              <w:t xml:space="preserve">[17] </w:t>
            </w:r>
          </w:p>
        </w:tc>
        <w:tc>
          <w:tcPr>
            <w:tcW w:w="0" w:type="auto"/>
            <w:hideMark/>
          </w:tcPr>
          <w:p w:rsidR="006377B8" w:rsidRDefault="006377B8">
            <w:pPr>
              <w:pStyle w:val="Bibliography"/>
              <w:rPr>
                <w:rFonts w:eastAsiaTheme="minorEastAsia"/>
                <w:noProof/>
                <w:lang w:val="hu-HU"/>
              </w:rPr>
            </w:pPr>
            <w:r>
              <w:rPr>
                <w:noProof/>
                <w:lang w:val="hu-HU"/>
              </w:rPr>
              <w:t xml:space="preserve">B. A. Huberman, D. M. Romero és F. Wu, „Social networks that matter: Twitter under the microscope,” </w:t>
            </w:r>
            <w:r>
              <w:rPr>
                <w:i/>
                <w:iCs/>
                <w:noProof/>
                <w:lang w:val="hu-HU"/>
              </w:rPr>
              <w:t xml:space="preserve">Social Computing Lab, Cornell University, Ithaca, NY, </w:t>
            </w:r>
            <w:r>
              <w:rPr>
                <w:noProof/>
                <w:lang w:val="hu-HU"/>
              </w:rPr>
              <w:t xml:space="preserve">2008. </w:t>
            </w:r>
          </w:p>
        </w:tc>
      </w:tr>
      <w:tr w:rsidR="006377B8">
        <w:trPr>
          <w:tblCellSpacing w:w="15" w:type="dxa"/>
        </w:trPr>
        <w:tc>
          <w:tcPr>
            <w:tcW w:w="50" w:type="pct"/>
            <w:hideMark/>
          </w:tcPr>
          <w:p w:rsidR="006377B8" w:rsidRDefault="006377B8">
            <w:pPr>
              <w:pStyle w:val="Bibliography"/>
              <w:rPr>
                <w:rFonts w:eastAsiaTheme="minorEastAsia"/>
                <w:noProof/>
                <w:lang w:val="hu-HU"/>
              </w:rPr>
            </w:pPr>
            <w:r>
              <w:rPr>
                <w:noProof/>
                <w:lang w:val="hu-HU"/>
              </w:rPr>
              <w:t xml:space="preserve">[18] </w:t>
            </w:r>
          </w:p>
        </w:tc>
        <w:tc>
          <w:tcPr>
            <w:tcW w:w="0" w:type="auto"/>
            <w:hideMark/>
          </w:tcPr>
          <w:p w:rsidR="006377B8" w:rsidRDefault="006377B8">
            <w:pPr>
              <w:pStyle w:val="Bibliography"/>
              <w:rPr>
                <w:rFonts w:eastAsiaTheme="minorEastAsia"/>
                <w:noProof/>
                <w:lang w:val="hu-HU"/>
              </w:rPr>
            </w:pPr>
            <w:r>
              <w:rPr>
                <w:noProof/>
                <w:lang w:val="hu-HU"/>
              </w:rPr>
              <w:t xml:space="preserve">M.-C. de Marneffe és D. C. Manning, „The Stanford typed dependencies representation,” </w:t>
            </w:r>
            <w:r>
              <w:rPr>
                <w:i/>
                <w:iCs/>
                <w:noProof/>
                <w:lang w:val="hu-HU"/>
              </w:rPr>
              <w:t xml:space="preserve">Proceeding CrossParser '08 Coling, </w:t>
            </w:r>
            <w:r>
              <w:rPr>
                <w:noProof/>
                <w:lang w:val="hu-HU"/>
              </w:rPr>
              <w:t xml:space="preserve">2008. </w:t>
            </w:r>
          </w:p>
        </w:tc>
      </w:tr>
      <w:tr w:rsidR="006377B8">
        <w:trPr>
          <w:tblCellSpacing w:w="15" w:type="dxa"/>
        </w:trPr>
        <w:tc>
          <w:tcPr>
            <w:tcW w:w="50" w:type="pct"/>
            <w:hideMark/>
          </w:tcPr>
          <w:p w:rsidR="006377B8" w:rsidRDefault="006377B8">
            <w:pPr>
              <w:pStyle w:val="Bibliography"/>
              <w:rPr>
                <w:rFonts w:eastAsiaTheme="minorEastAsia"/>
                <w:noProof/>
                <w:lang w:val="hu-HU"/>
              </w:rPr>
            </w:pPr>
            <w:r>
              <w:rPr>
                <w:noProof/>
                <w:lang w:val="hu-HU"/>
              </w:rPr>
              <w:t xml:space="preserve">[19] </w:t>
            </w:r>
          </w:p>
        </w:tc>
        <w:tc>
          <w:tcPr>
            <w:tcW w:w="0" w:type="auto"/>
            <w:hideMark/>
          </w:tcPr>
          <w:p w:rsidR="006377B8" w:rsidRDefault="006377B8">
            <w:pPr>
              <w:pStyle w:val="Bibliography"/>
              <w:rPr>
                <w:rFonts w:eastAsiaTheme="minorEastAsia"/>
                <w:noProof/>
                <w:lang w:val="hu-HU"/>
              </w:rPr>
            </w:pPr>
            <w:r>
              <w:rPr>
                <w:noProof/>
                <w:lang w:val="hu-HU"/>
              </w:rPr>
              <w:t xml:space="preserve">S. Wakade, C. Shekar, J. K. Liszka és C.-C. Chan, „Text Mining for Sentiment Analysis of Twitter Data,” </w:t>
            </w:r>
            <w:r>
              <w:rPr>
                <w:i/>
                <w:iCs/>
                <w:noProof/>
                <w:lang w:val="hu-HU"/>
              </w:rPr>
              <w:t>Department of Computer Science, The University of Akron.</w:t>
            </w:r>
            <w:r>
              <w:rPr>
                <w:noProof/>
                <w:lang w:val="hu-HU"/>
              </w:rPr>
              <w:t xml:space="preserve"> </w:t>
            </w:r>
          </w:p>
        </w:tc>
      </w:tr>
      <w:tr w:rsidR="006377B8">
        <w:trPr>
          <w:tblCellSpacing w:w="15" w:type="dxa"/>
        </w:trPr>
        <w:tc>
          <w:tcPr>
            <w:tcW w:w="50" w:type="pct"/>
            <w:hideMark/>
          </w:tcPr>
          <w:p w:rsidR="006377B8" w:rsidRDefault="006377B8">
            <w:pPr>
              <w:pStyle w:val="Bibliography"/>
              <w:rPr>
                <w:rFonts w:eastAsiaTheme="minorEastAsia"/>
                <w:noProof/>
                <w:lang w:val="hu-HU"/>
              </w:rPr>
            </w:pPr>
            <w:r>
              <w:rPr>
                <w:noProof/>
                <w:lang w:val="hu-HU"/>
              </w:rPr>
              <w:t xml:space="preserve">[20] </w:t>
            </w:r>
          </w:p>
        </w:tc>
        <w:tc>
          <w:tcPr>
            <w:tcW w:w="0" w:type="auto"/>
            <w:hideMark/>
          </w:tcPr>
          <w:p w:rsidR="006377B8" w:rsidRDefault="006377B8">
            <w:pPr>
              <w:pStyle w:val="Bibliography"/>
              <w:rPr>
                <w:rFonts w:eastAsiaTheme="minorEastAsia"/>
                <w:noProof/>
                <w:lang w:val="hu-HU"/>
              </w:rPr>
            </w:pPr>
            <w:r>
              <w:rPr>
                <w:noProof/>
                <w:lang w:val="hu-HU"/>
              </w:rPr>
              <w:t xml:space="preserve">X. Ding és B. Liu, „The Utility of Linguistic Rules in Opinion Mining,” </w:t>
            </w:r>
            <w:r>
              <w:rPr>
                <w:i/>
                <w:iCs/>
                <w:noProof/>
                <w:lang w:val="hu-HU"/>
              </w:rPr>
              <w:t xml:space="preserve">Department of Computer Science, University of Illinois at Chicago, </w:t>
            </w:r>
            <w:r>
              <w:rPr>
                <w:noProof/>
                <w:lang w:val="hu-HU"/>
              </w:rPr>
              <w:t xml:space="preserve">2007. </w:t>
            </w:r>
          </w:p>
        </w:tc>
      </w:tr>
    </w:tbl>
    <w:p w:rsidR="006377B8" w:rsidRDefault="006377B8">
      <w:pPr>
        <w:rPr>
          <w:rFonts w:eastAsia="Times New Roman"/>
          <w:noProof/>
        </w:rPr>
      </w:pPr>
    </w:p>
    <w:p w:rsidR="00B15227" w:rsidRDefault="00B15227" w:rsidP="00B15227">
      <w:pPr>
        <w:rPr>
          <w:lang w:val="hu-HU"/>
        </w:rPr>
      </w:pPr>
      <w:r>
        <w:rPr>
          <w:lang w:val="hu-HU"/>
        </w:rPr>
        <w:fldChar w:fldCharType="end"/>
      </w:r>
    </w:p>
    <w:sectPr w:rsidR="00B15227" w:rsidSect="006829FD">
      <w:pgSz w:w="11906" w:h="16838"/>
      <w:pgMar w:top="1418" w:right="1134"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229A8"/>
    <w:multiLevelType w:val="hybridMultilevel"/>
    <w:tmpl w:val="99B41350"/>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nsid w:val="09AE1BAE"/>
    <w:multiLevelType w:val="hybridMultilevel"/>
    <w:tmpl w:val="543AC8D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nsid w:val="0BF579C3"/>
    <w:multiLevelType w:val="hybridMultilevel"/>
    <w:tmpl w:val="DF70631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nsid w:val="0C6F3125"/>
    <w:multiLevelType w:val="hybridMultilevel"/>
    <w:tmpl w:val="307EC388"/>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nsid w:val="0E7A1D66"/>
    <w:multiLevelType w:val="hybridMultilevel"/>
    <w:tmpl w:val="FCFAB3BC"/>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nsid w:val="15BD240A"/>
    <w:multiLevelType w:val="hybridMultilevel"/>
    <w:tmpl w:val="B5507694"/>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nsid w:val="1ECD4F45"/>
    <w:multiLevelType w:val="hybridMultilevel"/>
    <w:tmpl w:val="BAAE2F1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nsid w:val="20F47289"/>
    <w:multiLevelType w:val="hybridMultilevel"/>
    <w:tmpl w:val="0E6A7C5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nsid w:val="241F60E7"/>
    <w:multiLevelType w:val="hybridMultilevel"/>
    <w:tmpl w:val="A2A2BC3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nsid w:val="33EC10ED"/>
    <w:multiLevelType w:val="hybridMultilevel"/>
    <w:tmpl w:val="108AC2D2"/>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nsid w:val="3A725A5B"/>
    <w:multiLevelType w:val="hybridMultilevel"/>
    <w:tmpl w:val="42704FC6"/>
    <w:lvl w:ilvl="0" w:tplc="4500A032">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nsid w:val="3F683D54"/>
    <w:multiLevelType w:val="hybridMultilevel"/>
    <w:tmpl w:val="EC8C72A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nsid w:val="3FA736B2"/>
    <w:multiLevelType w:val="hybridMultilevel"/>
    <w:tmpl w:val="29F2707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nsid w:val="41243AD8"/>
    <w:multiLevelType w:val="multilevel"/>
    <w:tmpl w:val="0418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41692503"/>
    <w:multiLevelType w:val="hybridMultilevel"/>
    <w:tmpl w:val="60F4EA38"/>
    <w:lvl w:ilvl="0" w:tplc="04180003">
      <w:start w:val="1"/>
      <w:numFmt w:val="bullet"/>
      <w:lvlText w:val="o"/>
      <w:lvlJc w:val="left"/>
      <w:pPr>
        <w:ind w:left="720" w:hanging="360"/>
      </w:pPr>
      <w:rPr>
        <w:rFonts w:ascii="Courier New" w:hAnsi="Courier New" w:cs="Courier New"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nsid w:val="46963B96"/>
    <w:multiLevelType w:val="hybridMultilevel"/>
    <w:tmpl w:val="3AE60D5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nsid w:val="4B3318E2"/>
    <w:multiLevelType w:val="hybridMultilevel"/>
    <w:tmpl w:val="AD52C7F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nsid w:val="4BA962FD"/>
    <w:multiLevelType w:val="hybridMultilevel"/>
    <w:tmpl w:val="F04AF596"/>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nsid w:val="4C192CD7"/>
    <w:multiLevelType w:val="hybridMultilevel"/>
    <w:tmpl w:val="CDFA70C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nsid w:val="4CED6F62"/>
    <w:multiLevelType w:val="hybridMultilevel"/>
    <w:tmpl w:val="C2B04E06"/>
    <w:lvl w:ilvl="0" w:tplc="04180003">
      <w:start w:val="1"/>
      <w:numFmt w:val="bullet"/>
      <w:lvlText w:val="o"/>
      <w:lvlJc w:val="left"/>
      <w:pPr>
        <w:ind w:left="720" w:hanging="360"/>
      </w:pPr>
      <w:rPr>
        <w:rFonts w:ascii="Courier New" w:hAnsi="Courier New" w:cs="Courier New"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nsid w:val="4FB16EFD"/>
    <w:multiLevelType w:val="hybridMultilevel"/>
    <w:tmpl w:val="6FC41CD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nsid w:val="501C199B"/>
    <w:multiLevelType w:val="hybridMultilevel"/>
    <w:tmpl w:val="3098B8E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2">
    <w:nsid w:val="55667AF4"/>
    <w:multiLevelType w:val="hybridMultilevel"/>
    <w:tmpl w:val="6F7A0D52"/>
    <w:lvl w:ilvl="0" w:tplc="04180003">
      <w:start w:val="1"/>
      <w:numFmt w:val="bullet"/>
      <w:lvlText w:val="o"/>
      <w:lvlJc w:val="left"/>
      <w:pPr>
        <w:ind w:left="720" w:hanging="360"/>
      </w:pPr>
      <w:rPr>
        <w:rFonts w:ascii="Courier New" w:hAnsi="Courier New" w:cs="Courier New"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3">
    <w:nsid w:val="5636209E"/>
    <w:multiLevelType w:val="hybridMultilevel"/>
    <w:tmpl w:val="2898D5A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4">
    <w:nsid w:val="568E4290"/>
    <w:multiLevelType w:val="hybridMultilevel"/>
    <w:tmpl w:val="9CFA9FBE"/>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5">
    <w:nsid w:val="56E013DF"/>
    <w:multiLevelType w:val="hybridMultilevel"/>
    <w:tmpl w:val="316EC8FA"/>
    <w:lvl w:ilvl="0" w:tplc="04180003">
      <w:start w:val="1"/>
      <w:numFmt w:val="bullet"/>
      <w:lvlText w:val="o"/>
      <w:lvlJc w:val="left"/>
      <w:pPr>
        <w:ind w:left="720" w:hanging="360"/>
      </w:pPr>
      <w:rPr>
        <w:rFonts w:ascii="Courier New" w:hAnsi="Courier New" w:cs="Courier New"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nsid w:val="58CA0436"/>
    <w:multiLevelType w:val="hybridMultilevel"/>
    <w:tmpl w:val="85CC720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7">
    <w:nsid w:val="5FAB6839"/>
    <w:multiLevelType w:val="hybridMultilevel"/>
    <w:tmpl w:val="24D45BC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8">
    <w:nsid w:val="68A2686C"/>
    <w:multiLevelType w:val="hybridMultilevel"/>
    <w:tmpl w:val="6E8A1EC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9">
    <w:nsid w:val="6C140E98"/>
    <w:multiLevelType w:val="hybridMultilevel"/>
    <w:tmpl w:val="2B1677E6"/>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0">
    <w:nsid w:val="6FCA6BC7"/>
    <w:multiLevelType w:val="hybridMultilevel"/>
    <w:tmpl w:val="EE444AA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1">
    <w:nsid w:val="738574A2"/>
    <w:multiLevelType w:val="hybridMultilevel"/>
    <w:tmpl w:val="55B461D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2">
    <w:nsid w:val="7CAB114E"/>
    <w:multiLevelType w:val="hybridMultilevel"/>
    <w:tmpl w:val="C8A4C5BE"/>
    <w:lvl w:ilvl="0" w:tplc="0B88D16C">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20"/>
  </w:num>
  <w:num w:numId="4">
    <w:abstractNumId w:val="27"/>
  </w:num>
  <w:num w:numId="5">
    <w:abstractNumId w:val="23"/>
  </w:num>
  <w:num w:numId="6">
    <w:abstractNumId w:val="31"/>
  </w:num>
  <w:num w:numId="7">
    <w:abstractNumId w:val="15"/>
  </w:num>
  <w:num w:numId="8">
    <w:abstractNumId w:val="0"/>
  </w:num>
  <w:num w:numId="9">
    <w:abstractNumId w:val="6"/>
  </w:num>
  <w:num w:numId="10">
    <w:abstractNumId w:val="26"/>
  </w:num>
  <w:num w:numId="11">
    <w:abstractNumId w:val="13"/>
  </w:num>
  <w:num w:numId="12">
    <w:abstractNumId w:val="16"/>
  </w:num>
  <w:num w:numId="13">
    <w:abstractNumId w:val="18"/>
  </w:num>
  <w:num w:numId="14">
    <w:abstractNumId w:val="30"/>
  </w:num>
  <w:num w:numId="15">
    <w:abstractNumId w:val="8"/>
  </w:num>
  <w:num w:numId="16">
    <w:abstractNumId w:val="21"/>
  </w:num>
  <w:num w:numId="17">
    <w:abstractNumId w:val="4"/>
  </w:num>
  <w:num w:numId="18">
    <w:abstractNumId w:val="12"/>
  </w:num>
  <w:num w:numId="19">
    <w:abstractNumId w:val="1"/>
  </w:num>
  <w:num w:numId="20">
    <w:abstractNumId w:val="24"/>
  </w:num>
  <w:num w:numId="21">
    <w:abstractNumId w:val="28"/>
  </w:num>
  <w:num w:numId="22">
    <w:abstractNumId w:val="29"/>
  </w:num>
  <w:num w:numId="23">
    <w:abstractNumId w:val="5"/>
  </w:num>
  <w:num w:numId="24">
    <w:abstractNumId w:val="3"/>
  </w:num>
  <w:num w:numId="25">
    <w:abstractNumId w:val="10"/>
  </w:num>
  <w:num w:numId="26">
    <w:abstractNumId w:val="7"/>
  </w:num>
  <w:num w:numId="27">
    <w:abstractNumId w:val="17"/>
  </w:num>
  <w:num w:numId="28">
    <w:abstractNumId w:val="32"/>
  </w:num>
  <w:num w:numId="29">
    <w:abstractNumId w:val="2"/>
  </w:num>
  <w:num w:numId="30">
    <w:abstractNumId w:val="14"/>
  </w:num>
  <w:num w:numId="31">
    <w:abstractNumId w:val="22"/>
  </w:num>
  <w:num w:numId="32">
    <w:abstractNumId w:val="25"/>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revisionView w:markup="0"/>
  <w:trackRevisions/>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31D0"/>
    <w:rsid w:val="00001729"/>
    <w:rsid w:val="00003606"/>
    <w:rsid w:val="00004438"/>
    <w:rsid w:val="0000473A"/>
    <w:rsid w:val="00006D19"/>
    <w:rsid w:val="0001113D"/>
    <w:rsid w:val="00014B60"/>
    <w:rsid w:val="00032E5D"/>
    <w:rsid w:val="00034153"/>
    <w:rsid w:val="00035C39"/>
    <w:rsid w:val="00037308"/>
    <w:rsid w:val="000373F0"/>
    <w:rsid w:val="0004528C"/>
    <w:rsid w:val="0004690C"/>
    <w:rsid w:val="00052C68"/>
    <w:rsid w:val="00055AA0"/>
    <w:rsid w:val="00056747"/>
    <w:rsid w:val="00060656"/>
    <w:rsid w:val="00061134"/>
    <w:rsid w:val="00065603"/>
    <w:rsid w:val="00065A98"/>
    <w:rsid w:val="0007352B"/>
    <w:rsid w:val="00076EEB"/>
    <w:rsid w:val="000849FA"/>
    <w:rsid w:val="00085D73"/>
    <w:rsid w:val="00086B8B"/>
    <w:rsid w:val="00090CFE"/>
    <w:rsid w:val="0009332D"/>
    <w:rsid w:val="0009391D"/>
    <w:rsid w:val="00094B55"/>
    <w:rsid w:val="000A31D8"/>
    <w:rsid w:val="000A55BA"/>
    <w:rsid w:val="000A6F5A"/>
    <w:rsid w:val="000B07E1"/>
    <w:rsid w:val="000B13DB"/>
    <w:rsid w:val="000B4691"/>
    <w:rsid w:val="000B4EA7"/>
    <w:rsid w:val="000C01D9"/>
    <w:rsid w:val="000C7506"/>
    <w:rsid w:val="000D7B2C"/>
    <w:rsid w:val="000E2FF5"/>
    <w:rsid w:val="000E67D0"/>
    <w:rsid w:val="000F2A80"/>
    <w:rsid w:val="000F3EF8"/>
    <w:rsid w:val="000F659C"/>
    <w:rsid w:val="00101380"/>
    <w:rsid w:val="001017DA"/>
    <w:rsid w:val="001018BC"/>
    <w:rsid w:val="00101B6A"/>
    <w:rsid w:val="00105921"/>
    <w:rsid w:val="001130A6"/>
    <w:rsid w:val="001136D8"/>
    <w:rsid w:val="00124AE5"/>
    <w:rsid w:val="0013321A"/>
    <w:rsid w:val="00134610"/>
    <w:rsid w:val="0013491E"/>
    <w:rsid w:val="001354A4"/>
    <w:rsid w:val="00136332"/>
    <w:rsid w:val="001378E5"/>
    <w:rsid w:val="00140326"/>
    <w:rsid w:val="0014075F"/>
    <w:rsid w:val="00151DD3"/>
    <w:rsid w:val="0015211C"/>
    <w:rsid w:val="0015580B"/>
    <w:rsid w:val="0015798A"/>
    <w:rsid w:val="00161434"/>
    <w:rsid w:val="001626FD"/>
    <w:rsid w:val="00165A47"/>
    <w:rsid w:val="00165EA6"/>
    <w:rsid w:val="00167204"/>
    <w:rsid w:val="00171025"/>
    <w:rsid w:val="00174373"/>
    <w:rsid w:val="001743CE"/>
    <w:rsid w:val="001759EF"/>
    <w:rsid w:val="00181D36"/>
    <w:rsid w:val="00191676"/>
    <w:rsid w:val="00196621"/>
    <w:rsid w:val="00196C72"/>
    <w:rsid w:val="001975D7"/>
    <w:rsid w:val="001A128E"/>
    <w:rsid w:val="001A5065"/>
    <w:rsid w:val="001B01AB"/>
    <w:rsid w:val="001B0B81"/>
    <w:rsid w:val="001B23E0"/>
    <w:rsid w:val="001B394D"/>
    <w:rsid w:val="001B5528"/>
    <w:rsid w:val="001C1799"/>
    <w:rsid w:val="001C1DF3"/>
    <w:rsid w:val="001C2491"/>
    <w:rsid w:val="001C6E96"/>
    <w:rsid w:val="001D0F3D"/>
    <w:rsid w:val="001D2BF6"/>
    <w:rsid w:val="001D30F8"/>
    <w:rsid w:val="001E153D"/>
    <w:rsid w:val="001E16F0"/>
    <w:rsid w:val="001F51B0"/>
    <w:rsid w:val="001F572A"/>
    <w:rsid w:val="002002CC"/>
    <w:rsid w:val="00200993"/>
    <w:rsid w:val="00206B4E"/>
    <w:rsid w:val="00207C24"/>
    <w:rsid w:val="00211DBC"/>
    <w:rsid w:val="00214F3B"/>
    <w:rsid w:val="00221DB2"/>
    <w:rsid w:val="00224D28"/>
    <w:rsid w:val="0022630A"/>
    <w:rsid w:val="0023279B"/>
    <w:rsid w:val="0023661C"/>
    <w:rsid w:val="0023708A"/>
    <w:rsid w:val="00243E1B"/>
    <w:rsid w:val="0025177D"/>
    <w:rsid w:val="00252AA0"/>
    <w:rsid w:val="002545B4"/>
    <w:rsid w:val="00261BA1"/>
    <w:rsid w:val="00264296"/>
    <w:rsid w:val="00264BFD"/>
    <w:rsid w:val="00270CFB"/>
    <w:rsid w:val="00272288"/>
    <w:rsid w:val="00274849"/>
    <w:rsid w:val="00275EF1"/>
    <w:rsid w:val="002808AC"/>
    <w:rsid w:val="002947EB"/>
    <w:rsid w:val="00294C24"/>
    <w:rsid w:val="00295FA6"/>
    <w:rsid w:val="002978A8"/>
    <w:rsid w:val="002A38C7"/>
    <w:rsid w:val="002A6882"/>
    <w:rsid w:val="002B1B42"/>
    <w:rsid w:val="002B2E90"/>
    <w:rsid w:val="002B5B05"/>
    <w:rsid w:val="002C3418"/>
    <w:rsid w:val="002C3C3F"/>
    <w:rsid w:val="002C49C5"/>
    <w:rsid w:val="002C65B3"/>
    <w:rsid w:val="002D1AB8"/>
    <w:rsid w:val="002D26FE"/>
    <w:rsid w:val="002D33B0"/>
    <w:rsid w:val="002D354F"/>
    <w:rsid w:val="002D4945"/>
    <w:rsid w:val="002D7717"/>
    <w:rsid w:val="002F0A9B"/>
    <w:rsid w:val="002F2F4F"/>
    <w:rsid w:val="002F3290"/>
    <w:rsid w:val="002F3DE1"/>
    <w:rsid w:val="002F7402"/>
    <w:rsid w:val="002F79A8"/>
    <w:rsid w:val="00300C19"/>
    <w:rsid w:val="00302728"/>
    <w:rsid w:val="00303F0D"/>
    <w:rsid w:val="0030704C"/>
    <w:rsid w:val="00311077"/>
    <w:rsid w:val="00313C16"/>
    <w:rsid w:val="00313D70"/>
    <w:rsid w:val="0031504D"/>
    <w:rsid w:val="00315E94"/>
    <w:rsid w:val="00317BD0"/>
    <w:rsid w:val="00320A2B"/>
    <w:rsid w:val="00331095"/>
    <w:rsid w:val="003356CC"/>
    <w:rsid w:val="003370FE"/>
    <w:rsid w:val="00345E27"/>
    <w:rsid w:val="00346AF3"/>
    <w:rsid w:val="0035131F"/>
    <w:rsid w:val="003531F9"/>
    <w:rsid w:val="003573E2"/>
    <w:rsid w:val="00363F83"/>
    <w:rsid w:val="003656A3"/>
    <w:rsid w:val="00366D5A"/>
    <w:rsid w:val="00371C86"/>
    <w:rsid w:val="0037538D"/>
    <w:rsid w:val="00381E2C"/>
    <w:rsid w:val="00382013"/>
    <w:rsid w:val="0038213B"/>
    <w:rsid w:val="00392D68"/>
    <w:rsid w:val="003A1490"/>
    <w:rsid w:val="003A2D72"/>
    <w:rsid w:val="003A49C7"/>
    <w:rsid w:val="003B1A1C"/>
    <w:rsid w:val="003B392D"/>
    <w:rsid w:val="003B5121"/>
    <w:rsid w:val="003B7F5F"/>
    <w:rsid w:val="003C17E4"/>
    <w:rsid w:val="003C50B4"/>
    <w:rsid w:val="003C7FDA"/>
    <w:rsid w:val="003D04A8"/>
    <w:rsid w:val="003D0AC5"/>
    <w:rsid w:val="003D2558"/>
    <w:rsid w:val="003D7623"/>
    <w:rsid w:val="003E09DC"/>
    <w:rsid w:val="003E0F63"/>
    <w:rsid w:val="003E53AC"/>
    <w:rsid w:val="003E7BBA"/>
    <w:rsid w:val="003F0B93"/>
    <w:rsid w:val="00416875"/>
    <w:rsid w:val="00422325"/>
    <w:rsid w:val="00424093"/>
    <w:rsid w:val="004247C9"/>
    <w:rsid w:val="00426A61"/>
    <w:rsid w:val="00431DAE"/>
    <w:rsid w:val="00435E02"/>
    <w:rsid w:val="00447A61"/>
    <w:rsid w:val="00454BC4"/>
    <w:rsid w:val="00457BFE"/>
    <w:rsid w:val="00462DB4"/>
    <w:rsid w:val="004651EB"/>
    <w:rsid w:val="0047194B"/>
    <w:rsid w:val="004744B5"/>
    <w:rsid w:val="00475685"/>
    <w:rsid w:val="0047679E"/>
    <w:rsid w:val="00482B35"/>
    <w:rsid w:val="00484C51"/>
    <w:rsid w:val="00486488"/>
    <w:rsid w:val="004A2E7F"/>
    <w:rsid w:val="004A3C14"/>
    <w:rsid w:val="004A4546"/>
    <w:rsid w:val="004A4642"/>
    <w:rsid w:val="004A6DB0"/>
    <w:rsid w:val="004B1E09"/>
    <w:rsid w:val="004B4F6D"/>
    <w:rsid w:val="004B66D3"/>
    <w:rsid w:val="004B79B1"/>
    <w:rsid w:val="004C30AA"/>
    <w:rsid w:val="004C72EC"/>
    <w:rsid w:val="004C7572"/>
    <w:rsid w:val="004D3E79"/>
    <w:rsid w:val="004E3240"/>
    <w:rsid w:val="004F6801"/>
    <w:rsid w:val="004F70EA"/>
    <w:rsid w:val="0050255A"/>
    <w:rsid w:val="00502D2C"/>
    <w:rsid w:val="0050613E"/>
    <w:rsid w:val="00507B66"/>
    <w:rsid w:val="00511514"/>
    <w:rsid w:val="0051331B"/>
    <w:rsid w:val="005136F8"/>
    <w:rsid w:val="00516637"/>
    <w:rsid w:val="00517E0F"/>
    <w:rsid w:val="005303A9"/>
    <w:rsid w:val="005338CB"/>
    <w:rsid w:val="00534343"/>
    <w:rsid w:val="00541909"/>
    <w:rsid w:val="0055110A"/>
    <w:rsid w:val="00551534"/>
    <w:rsid w:val="00570936"/>
    <w:rsid w:val="00570BA7"/>
    <w:rsid w:val="00571698"/>
    <w:rsid w:val="0057453E"/>
    <w:rsid w:val="0057534B"/>
    <w:rsid w:val="00575799"/>
    <w:rsid w:val="00577809"/>
    <w:rsid w:val="00580718"/>
    <w:rsid w:val="00584D5F"/>
    <w:rsid w:val="005862EA"/>
    <w:rsid w:val="005A3A33"/>
    <w:rsid w:val="005A47DE"/>
    <w:rsid w:val="005B51BF"/>
    <w:rsid w:val="005C131E"/>
    <w:rsid w:val="005D2A2D"/>
    <w:rsid w:val="005D654B"/>
    <w:rsid w:val="005D761F"/>
    <w:rsid w:val="005E1D97"/>
    <w:rsid w:val="005E7A4A"/>
    <w:rsid w:val="005F0309"/>
    <w:rsid w:val="005F2EAC"/>
    <w:rsid w:val="005F390A"/>
    <w:rsid w:val="005F44B7"/>
    <w:rsid w:val="005F50B8"/>
    <w:rsid w:val="00603B00"/>
    <w:rsid w:val="006059B0"/>
    <w:rsid w:val="006100B5"/>
    <w:rsid w:val="00610F95"/>
    <w:rsid w:val="00612822"/>
    <w:rsid w:val="006216AC"/>
    <w:rsid w:val="006230B4"/>
    <w:rsid w:val="00623347"/>
    <w:rsid w:val="00627C99"/>
    <w:rsid w:val="0063122E"/>
    <w:rsid w:val="00632602"/>
    <w:rsid w:val="00633B48"/>
    <w:rsid w:val="0063438A"/>
    <w:rsid w:val="006346F5"/>
    <w:rsid w:val="006365B7"/>
    <w:rsid w:val="006377B8"/>
    <w:rsid w:val="00652383"/>
    <w:rsid w:val="0065549E"/>
    <w:rsid w:val="006577CB"/>
    <w:rsid w:val="00661F04"/>
    <w:rsid w:val="00663310"/>
    <w:rsid w:val="00664DD7"/>
    <w:rsid w:val="006662A6"/>
    <w:rsid w:val="00672789"/>
    <w:rsid w:val="006755D3"/>
    <w:rsid w:val="00677E36"/>
    <w:rsid w:val="006829FD"/>
    <w:rsid w:val="00691735"/>
    <w:rsid w:val="006925D8"/>
    <w:rsid w:val="006A298E"/>
    <w:rsid w:val="006A3CD9"/>
    <w:rsid w:val="006B7050"/>
    <w:rsid w:val="006D6B9D"/>
    <w:rsid w:val="006D726B"/>
    <w:rsid w:val="006E24BC"/>
    <w:rsid w:val="006E63F0"/>
    <w:rsid w:val="006E6D2F"/>
    <w:rsid w:val="006E749F"/>
    <w:rsid w:val="006F3FBC"/>
    <w:rsid w:val="006F4800"/>
    <w:rsid w:val="006F56D0"/>
    <w:rsid w:val="00701E51"/>
    <w:rsid w:val="00703428"/>
    <w:rsid w:val="00706995"/>
    <w:rsid w:val="007138C2"/>
    <w:rsid w:val="00714EC4"/>
    <w:rsid w:val="00716206"/>
    <w:rsid w:val="007162AD"/>
    <w:rsid w:val="00720C2F"/>
    <w:rsid w:val="0072170B"/>
    <w:rsid w:val="00722CFD"/>
    <w:rsid w:val="00723BC2"/>
    <w:rsid w:val="0073233B"/>
    <w:rsid w:val="0073481A"/>
    <w:rsid w:val="00734DDA"/>
    <w:rsid w:val="00744DCB"/>
    <w:rsid w:val="0074510E"/>
    <w:rsid w:val="00754157"/>
    <w:rsid w:val="0075693E"/>
    <w:rsid w:val="00760D0C"/>
    <w:rsid w:val="00766A9E"/>
    <w:rsid w:val="00771B33"/>
    <w:rsid w:val="00774059"/>
    <w:rsid w:val="0077666D"/>
    <w:rsid w:val="00780AE8"/>
    <w:rsid w:val="00780F29"/>
    <w:rsid w:val="007816F9"/>
    <w:rsid w:val="007851AB"/>
    <w:rsid w:val="0078626B"/>
    <w:rsid w:val="00786825"/>
    <w:rsid w:val="007870B9"/>
    <w:rsid w:val="00791541"/>
    <w:rsid w:val="0079191E"/>
    <w:rsid w:val="007926BB"/>
    <w:rsid w:val="00793040"/>
    <w:rsid w:val="00794697"/>
    <w:rsid w:val="007957EB"/>
    <w:rsid w:val="007A1966"/>
    <w:rsid w:val="007A2967"/>
    <w:rsid w:val="007B0B0B"/>
    <w:rsid w:val="007B1CEC"/>
    <w:rsid w:val="007B1F0A"/>
    <w:rsid w:val="007B2282"/>
    <w:rsid w:val="007C0938"/>
    <w:rsid w:val="007C21F9"/>
    <w:rsid w:val="007C24B1"/>
    <w:rsid w:val="007C36AD"/>
    <w:rsid w:val="007C495D"/>
    <w:rsid w:val="007C75D8"/>
    <w:rsid w:val="007D5813"/>
    <w:rsid w:val="007E5134"/>
    <w:rsid w:val="007F2466"/>
    <w:rsid w:val="007F2DFE"/>
    <w:rsid w:val="007F74B6"/>
    <w:rsid w:val="00800BFB"/>
    <w:rsid w:val="008021BA"/>
    <w:rsid w:val="00814957"/>
    <w:rsid w:val="00814EE5"/>
    <w:rsid w:val="008152C0"/>
    <w:rsid w:val="00822863"/>
    <w:rsid w:val="00824287"/>
    <w:rsid w:val="0082666C"/>
    <w:rsid w:val="008331D0"/>
    <w:rsid w:val="0083602F"/>
    <w:rsid w:val="008403F5"/>
    <w:rsid w:val="00840D96"/>
    <w:rsid w:val="008412EF"/>
    <w:rsid w:val="00841D1D"/>
    <w:rsid w:val="00842039"/>
    <w:rsid w:val="00842C81"/>
    <w:rsid w:val="00853AA7"/>
    <w:rsid w:val="00854872"/>
    <w:rsid w:val="00854BA1"/>
    <w:rsid w:val="00856120"/>
    <w:rsid w:val="00871C10"/>
    <w:rsid w:val="00872870"/>
    <w:rsid w:val="0087587E"/>
    <w:rsid w:val="00881F07"/>
    <w:rsid w:val="00883BDE"/>
    <w:rsid w:val="00884E43"/>
    <w:rsid w:val="008A16D1"/>
    <w:rsid w:val="008B0419"/>
    <w:rsid w:val="008B6D45"/>
    <w:rsid w:val="008B6E77"/>
    <w:rsid w:val="008C18AB"/>
    <w:rsid w:val="008D46F1"/>
    <w:rsid w:val="008D7C05"/>
    <w:rsid w:val="008E2B36"/>
    <w:rsid w:val="008E703D"/>
    <w:rsid w:val="008E7C87"/>
    <w:rsid w:val="008F138F"/>
    <w:rsid w:val="008F1A78"/>
    <w:rsid w:val="008F1CC4"/>
    <w:rsid w:val="008F3E22"/>
    <w:rsid w:val="008F41C2"/>
    <w:rsid w:val="008F5D8A"/>
    <w:rsid w:val="008F5EBB"/>
    <w:rsid w:val="008F6D06"/>
    <w:rsid w:val="008F7701"/>
    <w:rsid w:val="009022BA"/>
    <w:rsid w:val="009035BE"/>
    <w:rsid w:val="00905CD1"/>
    <w:rsid w:val="009063BE"/>
    <w:rsid w:val="009131D3"/>
    <w:rsid w:val="00913D34"/>
    <w:rsid w:val="00914136"/>
    <w:rsid w:val="0092225F"/>
    <w:rsid w:val="00922A24"/>
    <w:rsid w:val="00923098"/>
    <w:rsid w:val="00925A5D"/>
    <w:rsid w:val="00927259"/>
    <w:rsid w:val="00927844"/>
    <w:rsid w:val="00930925"/>
    <w:rsid w:val="00930CA0"/>
    <w:rsid w:val="00931375"/>
    <w:rsid w:val="00936BBF"/>
    <w:rsid w:val="009523F0"/>
    <w:rsid w:val="009531F7"/>
    <w:rsid w:val="009550FE"/>
    <w:rsid w:val="00956873"/>
    <w:rsid w:val="00967620"/>
    <w:rsid w:val="0096799A"/>
    <w:rsid w:val="009763F3"/>
    <w:rsid w:val="0098005C"/>
    <w:rsid w:val="009822A9"/>
    <w:rsid w:val="00983BEF"/>
    <w:rsid w:val="00984F05"/>
    <w:rsid w:val="00987CFA"/>
    <w:rsid w:val="00990EB0"/>
    <w:rsid w:val="00991ED3"/>
    <w:rsid w:val="009922F5"/>
    <w:rsid w:val="00993EAD"/>
    <w:rsid w:val="00994848"/>
    <w:rsid w:val="00994942"/>
    <w:rsid w:val="00995248"/>
    <w:rsid w:val="009A0DE5"/>
    <w:rsid w:val="009A1957"/>
    <w:rsid w:val="009A19FD"/>
    <w:rsid w:val="009A1B15"/>
    <w:rsid w:val="009A2C63"/>
    <w:rsid w:val="009A4D84"/>
    <w:rsid w:val="009A6FF6"/>
    <w:rsid w:val="009B00F8"/>
    <w:rsid w:val="009B0D70"/>
    <w:rsid w:val="009B3036"/>
    <w:rsid w:val="009B52BE"/>
    <w:rsid w:val="009B58BB"/>
    <w:rsid w:val="009B7355"/>
    <w:rsid w:val="009C07CA"/>
    <w:rsid w:val="009C49EC"/>
    <w:rsid w:val="009C738E"/>
    <w:rsid w:val="009D1DD7"/>
    <w:rsid w:val="009D1FBD"/>
    <w:rsid w:val="009D53EC"/>
    <w:rsid w:val="009E0A1C"/>
    <w:rsid w:val="009E50A7"/>
    <w:rsid w:val="009E692A"/>
    <w:rsid w:val="009E69C8"/>
    <w:rsid w:val="009E6FB2"/>
    <w:rsid w:val="009E771A"/>
    <w:rsid w:val="009F0343"/>
    <w:rsid w:val="00A00E42"/>
    <w:rsid w:val="00A052AA"/>
    <w:rsid w:val="00A12D0B"/>
    <w:rsid w:val="00A207CA"/>
    <w:rsid w:val="00A2374E"/>
    <w:rsid w:val="00A255DA"/>
    <w:rsid w:val="00A31DFA"/>
    <w:rsid w:val="00A32F3E"/>
    <w:rsid w:val="00A351C7"/>
    <w:rsid w:val="00A41EEF"/>
    <w:rsid w:val="00A44B4A"/>
    <w:rsid w:val="00A46883"/>
    <w:rsid w:val="00A513FE"/>
    <w:rsid w:val="00A573FA"/>
    <w:rsid w:val="00A60F38"/>
    <w:rsid w:val="00A63481"/>
    <w:rsid w:val="00A703C9"/>
    <w:rsid w:val="00A7287C"/>
    <w:rsid w:val="00A7758F"/>
    <w:rsid w:val="00A80119"/>
    <w:rsid w:val="00A804FA"/>
    <w:rsid w:val="00A84BA1"/>
    <w:rsid w:val="00A90BEF"/>
    <w:rsid w:val="00A91F8F"/>
    <w:rsid w:val="00A97798"/>
    <w:rsid w:val="00AA05A7"/>
    <w:rsid w:val="00AA1C4E"/>
    <w:rsid w:val="00AA31A3"/>
    <w:rsid w:val="00AB24D9"/>
    <w:rsid w:val="00AB3CBC"/>
    <w:rsid w:val="00AB4575"/>
    <w:rsid w:val="00AB4C70"/>
    <w:rsid w:val="00AC2274"/>
    <w:rsid w:val="00AC320B"/>
    <w:rsid w:val="00AC7531"/>
    <w:rsid w:val="00AD28EB"/>
    <w:rsid w:val="00AD39B0"/>
    <w:rsid w:val="00AD3ADB"/>
    <w:rsid w:val="00AD7177"/>
    <w:rsid w:val="00AE3521"/>
    <w:rsid w:val="00AE44A3"/>
    <w:rsid w:val="00AE45EE"/>
    <w:rsid w:val="00AE627B"/>
    <w:rsid w:val="00AF154F"/>
    <w:rsid w:val="00AF79CC"/>
    <w:rsid w:val="00B0295C"/>
    <w:rsid w:val="00B06138"/>
    <w:rsid w:val="00B06181"/>
    <w:rsid w:val="00B06457"/>
    <w:rsid w:val="00B07B2D"/>
    <w:rsid w:val="00B15227"/>
    <w:rsid w:val="00B16617"/>
    <w:rsid w:val="00B17768"/>
    <w:rsid w:val="00B2077A"/>
    <w:rsid w:val="00B22006"/>
    <w:rsid w:val="00B235AA"/>
    <w:rsid w:val="00B23C40"/>
    <w:rsid w:val="00B247A6"/>
    <w:rsid w:val="00B24B7D"/>
    <w:rsid w:val="00B30147"/>
    <w:rsid w:val="00B33356"/>
    <w:rsid w:val="00B33E8F"/>
    <w:rsid w:val="00B3782C"/>
    <w:rsid w:val="00B406EE"/>
    <w:rsid w:val="00B418FE"/>
    <w:rsid w:val="00B43DA0"/>
    <w:rsid w:val="00B4639A"/>
    <w:rsid w:val="00B46990"/>
    <w:rsid w:val="00B504B6"/>
    <w:rsid w:val="00B50642"/>
    <w:rsid w:val="00B5076A"/>
    <w:rsid w:val="00B50924"/>
    <w:rsid w:val="00B53A18"/>
    <w:rsid w:val="00B552BD"/>
    <w:rsid w:val="00B567C1"/>
    <w:rsid w:val="00B66148"/>
    <w:rsid w:val="00B773DB"/>
    <w:rsid w:val="00B83568"/>
    <w:rsid w:val="00B84206"/>
    <w:rsid w:val="00B909A1"/>
    <w:rsid w:val="00B90CA4"/>
    <w:rsid w:val="00B965A4"/>
    <w:rsid w:val="00B978D0"/>
    <w:rsid w:val="00BA0F7B"/>
    <w:rsid w:val="00BA5CBE"/>
    <w:rsid w:val="00BB3829"/>
    <w:rsid w:val="00BB53AB"/>
    <w:rsid w:val="00BB6C84"/>
    <w:rsid w:val="00BC145D"/>
    <w:rsid w:val="00BC713A"/>
    <w:rsid w:val="00BC7579"/>
    <w:rsid w:val="00BD0D03"/>
    <w:rsid w:val="00BD68BC"/>
    <w:rsid w:val="00BE16AE"/>
    <w:rsid w:val="00BE2440"/>
    <w:rsid w:val="00BE24AC"/>
    <w:rsid w:val="00BE4AF5"/>
    <w:rsid w:val="00BF4E1F"/>
    <w:rsid w:val="00C01777"/>
    <w:rsid w:val="00C11799"/>
    <w:rsid w:val="00C13C7E"/>
    <w:rsid w:val="00C177BB"/>
    <w:rsid w:val="00C25558"/>
    <w:rsid w:val="00C46D86"/>
    <w:rsid w:val="00C63156"/>
    <w:rsid w:val="00C67B18"/>
    <w:rsid w:val="00C717A0"/>
    <w:rsid w:val="00C73B85"/>
    <w:rsid w:val="00C76B18"/>
    <w:rsid w:val="00C804CA"/>
    <w:rsid w:val="00C81B9B"/>
    <w:rsid w:val="00C83178"/>
    <w:rsid w:val="00C84851"/>
    <w:rsid w:val="00C84CA8"/>
    <w:rsid w:val="00C85473"/>
    <w:rsid w:val="00C919FE"/>
    <w:rsid w:val="00C91B60"/>
    <w:rsid w:val="00C92007"/>
    <w:rsid w:val="00C93448"/>
    <w:rsid w:val="00CA063A"/>
    <w:rsid w:val="00CA3F66"/>
    <w:rsid w:val="00CA48C0"/>
    <w:rsid w:val="00CA4BE5"/>
    <w:rsid w:val="00CA6576"/>
    <w:rsid w:val="00CB3298"/>
    <w:rsid w:val="00CB3FC6"/>
    <w:rsid w:val="00CB4391"/>
    <w:rsid w:val="00CB669F"/>
    <w:rsid w:val="00CB71AF"/>
    <w:rsid w:val="00CC058B"/>
    <w:rsid w:val="00CC6225"/>
    <w:rsid w:val="00CD0041"/>
    <w:rsid w:val="00CD164B"/>
    <w:rsid w:val="00CD716B"/>
    <w:rsid w:val="00CE008C"/>
    <w:rsid w:val="00CE4AF6"/>
    <w:rsid w:val="00CE4BE4"/>
    <w:rsid w:val="00CF6079"/>
    <w:rsid w:val="00CF6D2B"/>
    <w:rsid w:val="00CF7918"/>
    <w:rsid w:val="00D01EA8"/>
    <w:rsid w:val="00D026A6"/>
    <w:rsid w:val="00D05101"/>
    <w:rsid w:val="00D13EEC"/>
    <w:rsid w:val="00D16346"/>
    <w:rsid w:val="00D200C5"/>
    <w:rsid w:val="00D26B55"/>
    <w:rsid w:val="00D310B4"/>
    <w:rsid w:val="00D3439C"/>
    <w:rsid w:val="00D46C61"/>
    <w:rsid w:val="00D5048D"/>
    <w:rsid w:val="00D52430"/>
    <w:rsid w:val="00D63498"/>
    <w:rsid w:val="00D64929"/>
    <w:rsid w:val="00D846C8"/>
    <w:rsid w:val="00D85DAA"/>
    <w:rsid w:val="00D90E4B"/>
    <w:rsid w:val="00D925CD"/>
    <w:rsid w:val="00D932B1"/>
    <w:rsid w:val="00D95150"/>
    <w:rsid w:val="00D97FA2"/>
    <w:rsid w:val="00DA2750"/>
    <w:rsid w:val="00DA7F64"/>
    <w:rsid w:val="00DB280D"/>
    <w:rsid w:val="00DB4FFE"/>
    <w:rsid w:val="00DC0CF1"/>
    <w:rsid w:val="00DC0E8A"/>
    <w:rsid w:val="00DC1DF4"/>
    <w:rsid w:val="00DD0901"/>
    <w:rsid w:val="00DD12ED"/>
    <w:rsid w:val="00DD3F82"/>
    <w:rsid w:val="00DD5B9C"/>
    <w:rsid w:val="00DD7C5C"/>
    <w:rsid w:val="00DE1FBE"/>
    <w:rsid w:val="00DE308E"/>
    <w:rsid w:val="00DE5790"/>
    <w:rsid w:val="00DF3DE0"/>
    <w:rsid w:val="00DF59F4"/>
    <w:rsid w:val="00DF5A6F"/>
    <w:rsid w:val="00DF6A29"/>
    <w:rsid w:val="00E0359B"/>
    <w:rsid w:val="00E10420"/>
    <w:rsid w:val="00E109C3"/>
    <w:rsid w:val="00E1112C"/>
    <w:rsid w:val="00E14BB2"/>
    <w:rsid w:val="00E245EF"/>
    <w:rsid w:val="00E25DAA"/>
    <w:rsid w:val="00E26166"/>
    <w:rsid w:val="00E26BF2"/>
    <w:rsid w:val="00E27A61"/>
    <w:rsid w:val="00E32640"/>
    <w:rsid w:val="00E343B6"/>
    <w:rsid w:val="00E405BD"/>
    <w:rsid w:val="00E40AD4"/>
    <w:rsid w:val="00E429B3"/>
    <w:rsid w:val="00E444DB"/>
    <w:rsid w:val="00E5542E"/>
    <w:rsid w:val="00E6067A"/>
    <w:rsid w:val="00E61E08"/>
    <w:rsid w:val="00E63EFD"/>
    <w:rsid w:val="00E73FAE"/>
    <w:rsid w:val="00E747BC"/>
    <w:rsid w:val="00E8142D"/>
    <w:rsid w:val="00E81D47"/>
    <w:rsid w:val="00E821CC"/>
    <w:rsid w:val="00E823CE"/>
    <w:rsid w:val="00E837FD"/>
    <w:rsid w:val="00E8479E"/>
    <w:rsid w:val="00E8783E"/>
    <w:rsid w:val="00E902C5"/>
    <w:rsid w:val="00E977D3"/>
    <w:rsid w:val="00E9783B"/>
    <w:rsid w:val="00EA3B11"/>
    <w:rsid w:val="00EA7633"/>
    <w:rsid w:val="00EA7B18"/>
    <w:rsid w:val="00EA7FB7"/>
    <w:rsid w:val="00EB1B03"/>
    <w:rsid w:val="00EB43A4"/>
    <w:rsid w:val="00EB5CB4"/>
    <w:rsid w:val="00EB78FA"/>
    <w:rsid w:val="00EC0C32"/>
    <w:rsid w:val="00EC3FD1"/>
    <w:rsid w:val="00EC4BB2"/>
    <w:rsid w:val="00ED426F"/>
    <w:rsid w:val="00EE35A8"/>
    <w:rsid w:val="00EE788A"/>
    <w:rsid w:val="00EF489F"/>
    <w:rsid w:val="00EF5395"/>
    <w:rsid w:val="00EF76D8"/>
    <w:rsid w:val="00F00E9A"/>
    <w:rsid w:val="00F00F72"/>
    <w:rsid w:val="00F01346"/>
    <w:rsid w:val="00F01A21"/>
    <w:rsid w:val="00F02CBC"/>
    <w:rsid w:val="00F02FC8"/>
    <w:rsid w:val="00F031A5"/>
    <w:rsid w:val="00F047B8"/>
    <w:rsid w:val="00F04FEE"/>
    <w:rsid w:val="00F05E23"/>
    <w:rsid w:val="00F0666D"/>
    <w:rsid w:val="00F100FD"/>
    <w:rsid w:val="00F16906"/>
    <w:rsid w:val="00F32F75"/>
    <w:rsid w:val="00F33584"/>
    <w:rsid w:val="00F33F05"/>
    <w:rsid w:val="00F34ACE"/>
    <w:rsid w:val="00F36FF1"/>
    <w:rsid w:val="00F45508"/>
    <w:rsid w:val="00F50B83"/>
    <w:rsid w:val="00F51E5F"/>
    <w:rsid w:val="00F5681B"/>
    <w:rsid w:val="00F61DA3"/>
    <w:rsid w:val="00F6280C"/>
    <w:rsid w:val="00F64E5C"/>
    <w:rsid w:val="00F652BF"/>
    <w:rsid w:val="00F66167"/>
    <w:rsid w:val="00F664E5"/>
    <w:rsid w:val="00F678C7"/>
    <w:rsid w:val="00F67E69"/>
    <w:rsid w:val="00F723B7"/>
    <w:rsid w:val="00F73E8E"/>
    <w:rsid w:val="00F744C2"/>
    <w:rsid w:val="00F75712"/>
    <w:rsid w:val="00F763ED"/>
    <w:rsid w:val="00F768C5"/>
    <w:rsid w:val="00F814A9"/>
    <w:rsid w:val="00F81E22"/>
    <w:rsid w:val="00F84928"/>
    <w:rsid w:val="00F84C79"/>
    <w:rsid w:val="00F90C43"/>
    <w:rsid w:val="00F91EAD"/>
    <w:rsid w:val="00F94806"/>
    <w:rsid w:val="00F95835"/>
    <w:rsid w:val="00F963AB"/>
    <w:rsid w:val="00FA5845"/>
    <w:rsid w:val="00FB0676"/>
    <w:rsid w:val="00FB105A"/>
    <w:rsid w:val="00FC0963"/>
    <w:rsid w:val="00FC1A9B"/>
    <w:rsid w:val="00FC3E48"/>
    <w:rsid w:val="00FD08B2"/>
    <w:rsid w:val="00FD62DD"/>
    <w:rsid w:val="00FD7B27"/>
    <w:rsid w:val="00FE06C8"/>
    <w:rsid w:val="00FE72A1"/>
    <w:rsid w:val="00FF1562"/>
    <w:rsid w:val="00FF3FA6"/>
    <w:rsid w:val="00FF4334"/>
    <w:rsid w:val="00FF7D76"/>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02C5"/>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165EA6"/>
    <w:pPr>
      <w:keepNext/>
      <w:keepLines/>
      <w:numPr>
        <w:numId w:val="1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7679E"/>
    <w:pPr>
      <w:keepNext/>
      <w:keepLines/>
      <w:numPr>
        <w:ilvl w:val="1"/>
        <w:numId w:val="1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B4C70"/>
    <w:pPr>
      <w:keepNext/>
      <w:keepLines/>
      <w:numPr>
        <w:ilvl w:val="2"/>
        <w:numId w:val="1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A31A3"/>
    <w:pPr>
      <w:keepNext/>
      <w:keepLines/>
      <w:numPr>
        <w:ilvl w:val="3"/>
        <w:numId w:val="1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A31A3"/>
    <w:pPr>
      <w:keepNext/>
      <w:keepLines/>
      <w:numPr>
        <w:ilvl w:val="4"/>
        <w:numId w:val="1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A31A3"/>
    <w:pPr>
      <w:keepNext/>
      <w:keepLines/>
      <w:numPr>
        <w:ilvl w:val="5"/>
        <w:numId w:val="1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A31A3"/>
    <w:pPr>
      <w:keepNext/>
      <w:keepLines/>
      <w:numPr>
        <w:ilvl w:val="6"/>
        <w:numId w:val="1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A31A3"/>
    <w:pPr>
      <w:keepNext/>
      <w:keepLines/>
      <w:numPr>
        <w:ilvl w:val="7"/>
        <w:numId w:val="1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A31A3"/>
    <w:pPr>
      <w:keepNext/>
      <w:keepLines/>
      <w:numPr>
        <w:ilvl w:val="8"/>
        <w:numId w:val="1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EA6"/>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165EA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65EA6"/>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47679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A3F66"/>
    <w:pPr>
      <w:ind w:left="720"/>
      <w:contextualSpacing/>
    </w:pPr>
  </w:style>
  <w:style w:type="character" w:customStyle="1" w:styleId="Heading3Char">
    <w:name w:val="Heading 3 Char"/>
    <w:basedOn w:val="DefaultParagraphFont"/>
    <w:link w:val="Heading3"/>
    <w:uiPriority w:val="9"/>
    <w:rsid w:val="00AB4C7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A31A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A31A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A31A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A31A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A31A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A31A3"/>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82666C"/>
    <w:rPr>
      <w:color w:val="0000FF" w:themeColor="hyperlink"/>
      <w:u w:val="single"/>
    </w:rPr>
  </w:style>
  <w:style w:type="table" w:styleId="TableGrid">
    <w:name w:val="Table Grid"/>
    <w:basedOn w:val="TableNormal"/>
    <w:uiPriority w:val="59"/>
    <w:rsid w:val="0099484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Snippet">
    <w:name w:val="CodeSnippet"/>
    <w:basedOn w:val="Normal"/>
    <w:link w:val="CodeSnippetChar"/>
    <w:qFormat/>
    <w:rsid w:val="00BB3829"/>
    <w:pPr>
      <w:spacing w:line="240" w:lineRule="auto"/>
      <w:jc w:val="left"/>
    </w:pPr>
    <w:rPr>
      <w:rFonts w:ascii="Courier New" w:hAnsi="Courier New" w:cs="Courier New"/>
      <w:sz w:val="20"/>
      <w:lang w:val="en-US"/>
    </w:rPr>
  </w:style>
  <w:style w:type="character" w:customStyle="1" w:styleId="CodeSnippetChar">
    <w:name w:val="CodeSnippet Char"/>
    <w:basedOn w:val="DefaultParagraphFont"/>
    <w:link w:val="CodeSnippet"/>
    <w:rsid w:val="00BB3829"/>
    <w:rPr>
      <w:rFonts w:ascii="Courier New" w:hAnsi="Courier New" w:cs="Courier New"/>
      <w:sz w:val="20"/>
      <w:lang w:val="en-US"/>
    </w:rPr>
  </w:style>
  <w:style w:type="paragraph" w:styleId="BalloonText">
    <w:name w:val="Balloon Text"/>
    <w:basedOn w:val="Normal"/>
    <w:link w:val="BalloonTextChar"/>
    <w:uiPriority w:val="99"/>
    <w:semiHidden/>
    <w:unhideWhenUsed/>
    <w:rsid w:val="001B552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5528"/>
    <w:rPr>
      <w:rFonts w:ascii="Tahoma" w:hAnsi="Tahoma" w:cs="Tahoma"/>
      <w:sz w:val="16"/>
      <w:szCs w:val="16"/>
    </w:rPr>
  </w:style>
  <w:style w:type="paragraph" w:styleId="Caption">
    <w:name w:val="caption"/>
    <w:basedOn w:val="Normal"/>
    <w:next w:val="Normal"/>
    <w:uiPriority w:val="35"/>
    <w:unhideWhenUsed/>
    <w:qFormat/>
    <w:rsid w:val="00FD62DD"/>
    <w:pPr>
      <w:spacing w:after="200"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E0359B"/>
    <w:rPr>
      <w:color w:val="800080" w:themeColor="followedHyperlink"/>
      <w:u w:val="single"/>
    </w:rPr>
  </w:style>
  <w:style w:type="table" w:styleId="LightList-Accent5">
    <w:name w:val="Light List Accent 5"/>
    <w:basedOn w:val="TableNormal"/>
    <w:uiPriority w:val="61"/>
    <w:rsid w:val="00CE008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Bibliography">
    <w:name w:val="Bibliography"/>
    <w:basedOn w:val="Normal"/>
    <w:next w:val="Normal"/>
    <w:uiPriority w:val="37"/>
    <w:unhideWhenUsed/>
    <w:rsid w:val="00D932B1"/>
  </w:style>
  <w:style w:type="paragraph" w:customStyle="1" w:styleId="Tablazatfeliratozas">
    <w:name w:val="Tablazat_feliratozas"/>
    <w:basedOn w:val="Caption"/>
    <w:qFormat/>
    <w:rsid w:val="00E27A61"/>
    <w:pPr>
      <w:keepNext/>
      <w:spacing w:before="200" w:after="0"/>
      <w:jc w:val="left"/>
    </w:pPr>
    <w:rPr>
      <w:b w:val="0"/>
      <w:i/>
      <w:color w:val="44546A"/>
      <w:sz w:val="22"/>
      <w:lang w:val="en-US"/>
    </w:rPr>
  </w:style>
  <w:style w:type="paragraph" w:customStyle="1" w:styleId="Abrakfelirat">
    <w:name w:val="Abrak_felirat"/>
    <w:basedOn w:val="Caption"/>
    <w:qFormat/>
    <w:rsid w:val="00E27A61"/>
    <w:pPr>
      <w:jc w:val="center"/>
    </w:pPr>
    <w:rPr>
      <w:b w:val="0"/>
      <w:i/>
      <w:color w:val="44546A"/>
      <w:sz w:val="22"/>
      <w:lang w:val="hu-H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02C5"/>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165EA6"/>
    <w:pPr>
      <w:keepNext/>
      <w:keepLines/>
      <w:numPr>
        <w:numId w:val="1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7679E"/>
    <w:pPr>
      <w:keepNext/>
      <w:keepLines/>
      <w:numPr>
        <w:ilvl w:val="1"/>
        <w:numId w:val="1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B4C70"/>
    <w:pPr>
      <w:keepNext/>
      <w:keepLines/>
      <w:numPr>
        <w:ilvl w:val="2"/>
        <w:numId w:val="1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A31A3"/>
    <w:pPr>
      <w:keepNext/>
      <w:keepLines/>
      <w:numPr>
        <w:ilvl w:val="3"/>
        <w:numId w:val="1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A31A3"/>
    <w:pPr>
      <w:keepNext/>
      <w:keepLines/>
      <w:numPr>
        <w:ilvl w:val="4"/>
        <w:numId w:val="1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A31A3"/>
    <w:pPr>
      <w:keepNext/>
      <w:keepLines/>
      <w:numPr>
        <w:ilvl w:val="5"/>
        <w:numId w:val="1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A31A3"/>
    <w:pPr>
      <w:keepNext/>
      <w:keepLines/>
      <w:numPr>
        <w:ilvl w:val="6"/>
        <w:numId w:val="1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A31A3"/>
    <w:pPr>
      <w:keepNext/>
      <w:keepLines/>
      <w:numPr>
        <w:ilvl w:val="7"/>
        <w:numId w:val="1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A31A3"/>
    <w:pPr>
      <w:keepNext/>
      <w:keepLines/>
      <w:numPr>
        <w:ilvl w:val="8"/>
        <w:numId w:val="1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EA6"/>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165EA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65EA6"/>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47679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A3F66"/>
    <w:pPr>
      <w:ind w:left="720"/>
      <w:contextualSpacing/>
    </w:pPr>
  </w:style>
  <w:style w:type="character" w:customStyle="1" w:styleId="Heading3Char">
    <w:name w:val="Heading 3 Char"/>
    <w:basedOn w:val="DefaultParagraphFont"/>
    <w:link w:val="Heading3"/>
    <w:uiPriority w:val="9"/>
    <w:rsid w:val="00AB4C7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A31A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A31A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A31A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A31A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A31A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A31A3"/>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82666C"/>
    <w:rPr>
      <w:color w:val="0000FF" w:themeColor="hyperlink"/>
      <w:u w:val="single"/>
    </w:rPr>
  </w:style>
  <w:style w:type="table" w:styleId="TableGrid">
    <w:name w:val="Table Grid"/>
    <w:basedOn w:val="TableNormal"/>
    <w:uiPriority w:val="59"/>
    <w:rsid w:val="0099484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Snippet">
    <w:name w:val="CodeSnippet"/>
    <w:basedOn w:val="Normal"/>
    <w:link w:val="CodeSnippetChar"/>
    <w:qFormat/>
    <w:rsid w:val="00BB3829"/>
    <w:pPr>
      <w:spacing w:line="240" w:lineRule="auto"/>
      <w:jc w:val="left"/>
    </w:pPr>
    <w:rPr>
      <w:rFonts w:ascii="Courier New" w:hAnsi="Courier New" w:cs="Courier New"/>
      <w:sz w:val="20"/>
      <w:lang w:val="en-US"/>
    </w:rPr>
  </w:style>
  <w:style w:type="character" w:customStyle="1" w:styleId="CodeSnippetChar">
    <w:name w:val="CodeSnippet Char"/>
    <w:basedOn w:val="DefaultParagraphFont"/>
    <w:link w:val="CodeSnippet"/>
    <w:rsid w:val="00BB3829"/>
    <w:rPr>
      <w:rFonts w:ascii="Courier New" w:hAnsi="Courier New" w:cs="Courier New"/>
      <w:sz w:val="20"/>
      <w:lang w:val="en-US"/>
    </w:rPr>
  </w:style>
  <w:style w:type="paragraph" w:styleId="BalloonText">
    <w:name w:val="Balloon Text"/>
    <w:basedOn w:val="Normal"/>
    <w:link w:val="BalloonTextChar"/>
    <w:uiPriority w:val="99"/>
    <w:semiHidden/>
    <w:unhideWhenUsed/>
    <w:rsid w:val="001B552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5528"/>
    <w:rPr>
      <w:rFonts w:ascii="Tahoma" w:hAnsi="Tahoma" w:cs="Tahoma"/>
      <w:sz w:val="16"/>
      <w:szCs w:val="16"/>
    </w:rPr>
  </w:style>
  <w:style w:type="paragraph" w:styleId="Caption">
    <w:name w:val="caption"/>
    <w:basedOn w:val="Normal"/>
    <w:next w:val="Normal"/>
    <w:uiPriority w:val="35"/>
    <w:unhideWhenUsed/>
    <w:qFormat/>
    <w:rsid w:val="00FD62DD"/>
    <w:pPr>
      <w:spacing w:after="200"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E0359B"/>
    <w:rPr>
      <w:color w:val="800080" w:themeColor="followedHyperlink"/>
      <w:u w:val="single"/>
    </w:rPr>
  </w:style>
  <w:style w:type="table" w:styleId="LightList-Accent5">
    <w:name w:val="Light List Accent 5"/>
    <w:basedOn w:val="TableNormal"/>
    <w:uiPriority w:val="61"/>
    <w:rsid w:val="00CE008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Bibliography">
    <w:name w:val="Bibliography"/>
    <w:basedOn w:val="Normal"/>
    <w:next w:val="Normal"/>
    <w:uiPriority w:val="37"/>
    <w:unhideWhenUsed/>
    <w:rsid w:val="00D932B1"/>
  </w:style>
  <w:style w:type="paragraph" w:customStyle="1" w:styleId="Tablazatfeliratozas">
    <w:name w:val="Tablazat_feliratozas"/>
    <w:basedOn w:val="Caption"/>
    <w:qFormat/>
    <w:rsid w:val="00E27A61"/>
    <w:pPr>
      <w:keepNext/>
      <w:spacing w:before="200" w:after="0"/>
      <w:jc w:val="left"/>
    </w:pPr>
    <w:rPr>
      <w:b w:val="0"/>
      <w:i/>
      <w:color w:val="44546A"/>
      <w:sz w:val="22"/>
      <w:lang w:val="en-US"/>
    </w:rPr>
  </w:style>
  <w:style w:type="paragraph" w:customStyle="1" w:styleId="Abrakfelirat">
    <w:name w:val="Abrak_felirat"/>
    <w:basedOn w:val="Caption"/>
    <w:qFormat/>
    <w:rsid w:val="00E27A61"/>
    <w:pPr>
      <w:jc w:val="center"/>
    </w:pPr>
    <w:rPr>
      <w:b w:val="0"/>
      <w:i/>
      <w:color w:val="44546A"/>
      <w:sz w:val="22"/>
      <w:lang w:val="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8334874">
      <w:bodyDiv w:val="1"/>
      <w:marLeft w:val="0"/>
      <w:marRight w:val="0"/>
      <w:marTop w:val="0"/>
      <w:marBottom w:val="0"/>
      <w:divBdr>
        <w:top w:val="none" w:sz="0" w:space="0" w:color="auto"/>
        <w:left w:val="none" w:sz="0" w:space="0" w:color="auto"/>
        <w:bottom w:val="none" w:sz="0" w:space="0" w:color="auto"/>
        <w:right w:val="none" w:sz="0" w:space="0" w:color="auto"/>
      </w:divBdr>
    </w:div>
    <w:div w:id="445854715">
      <w:bodyDiv w:val="1"/>
      <w:marLeft w:val="0"/>
      <w:marRight w:val="0"/>
      <w:marTop w:val="0"/>
      <w:marBottom w:val="0"/>
      <w:divBdr>
        <w:top w:val="none" w:sz="0" w:space="0" w:color="auto"/>
        <w:left w:val="none" w:sz="0" w:space="0" w:color="auto"/>
        <w:bottom w:val="none" w:sz="0" w:space="0" w:color="auto"/>
        <w:right w:val="none" w:sz="0" w:space="0" w:color="auto"/>
      </w:divBdr>
    </w:div>
    <w:div w:id="627663875">
      <w:bodyDiv w:val="1"/>
      <w:marLeft w:val="0"/>
      <w:marRight w:val="0"/>
      <w:marTop w:val="0"/>
      <w:marBottom w:val="0"/>
      <w:divBdr>
        <w:top w:val="none" w:sz="0" w:space="0" w:color="auto"/>
        <w:left w:val="none" w:sz="0" w:space="0" w:color="auto"/>
        <w:bottom w:val="none" w:sz="0" w:space="0" w:color="auto"/>
        <w:right w:val="none" w:sz="0" w:space="0" w:color="auto"/>
      </w:divBdr>
      <w:divsChild>
        <w:div w:id="59838410">
          <w:marLeft w:val="0"/>
          <w:marRight w:val="0"/>
          <w:marTop w:val="0"/>
          <w:marBottom w:val="0"/>
          <w:divBdr>
            <w:top w:val="none" w:sz="0" w:space="0" w:color="auto"/>
            <w:left w:val="none" w:sz="0" w:space="0" w:color="auto"/>
            <w:bottom w:val="none" w:sz="0" w:space="0" w:color="auto"/>
            <w:right w:val="none" w:sz="0" w:space="0" w:color="auto"/>
          </w:divBdr>
        </w:div>
        <w:div w:id="1356736282">
          <w:marLeft w:val="0"/>
          <w:marRight w:val="0"/>
          <w:marTop w:val="0"/>
          <w:marBottom w:val="0"/>
          <w:divBdr>
            <w:top w:val="none" w:sz="0" w:space="0" w:color="auto"/>
            <w:left w:val="none" w:sz="0" w:space="0" w:color="auto"/>
            <w:bottom w:val="none" w:sz="0" w:space="0" w:color="auto"/>
            <w:right w:val="none" w:sz="0" w:space="0" w:color="auto"/>
          </w:divBdr>
        </w:div>
        <w:div w:id="713118497">
          <w:marLeft w:val="0"/>
          <w:marRight w:val="0"/>
          <w:marTop w:val="0"/>
          <w:marBottom w:val="0"/>
          <w:divBdr>
            <w:top w:val="none" w:sz="0" w:space="0" w:color="auto"/>
            <w:left w:val="none" w:sz="0" w:space="0" w:color="auto"/>
            <w:bottom w:val="none" w:sz="0" w:space="0" w:color="auto"/>
            <w:right w:val="none" w:sz="0" w:space="0" w:color="auto"/>
          </w:divBdr>
        </w:div>
        <w:div w:id="967202215">
          <w:marLeft w:val="0"/>
          <w:marRight w:val="0"/>
          <w:marTop w:val="0"/>
          <w:marBottom w:val="0"/>
          <w:divBdr>
            <w:top w:val="none" w:sz="0" w:space="0" w:color="auto"/>
            <w:left w:val="none" w:sz="0" w:space="0" w:color="auto"/>
            <w:bottom w:val="none" w:sz="0" w:space="0" w:color="auto"/>
            <w:right w:val="none" w:sz="0" w:space="0" w:color="auto"/>
          </w:divBdr>
        </w:div>
        <w:div w:id="2051805549">
          <w:marLeft w:val="0"/>
          <w:marRight w:val="0"/>
          <w:marTop w:val="0"/>
          <w:marBottom w:val="0"/>
          <w:divBdr>
            <w:top w:val="none" w:sz="0" w:space="0" w:color="auto"/>
            <w:left w:val="none" w:sz="0" w:space="0" w:color="auto"/>
            <w:bottom w:val="none" w:sz="0" w:space="0" w:color="auto"/>
            <w:right w:val="none" w:sz="0" w:space="0" w:color="auto"/>
          </w:divBdr>
        </w:div>
        <w:div w:id="542404086">
          <w:marLeft w:val="0"/>
          <w:marRight w:val="0"/>
          <w:marTop w:val="0"/>
          <w:marBottom w:val="0"/>
          <w:divBdr>
            <w:top w:val="none" w:sz="0" w:space="0" w:color="auto"/>
            <w:left w:val="none" w:sz="0" w:space="0" w:color="auto"/>
            <w:bottom w:val="none" w:sz="0" w:space="0" w:color="auto"/>
            <w:right w:val="none" w:sz="0" w:space="0" w:color="auto"/>
          </w:divBdr>
        </w:div>
        <w:div w:id="326057169">
          <w:marLeft w:val="0"/>
          <w:marRight w:val="0"/>
          <w:marTop w:val="0"/>
          <w:marBottom w:val="0"/>
          <w:divBdr>
            <w:top w:val="none" w:sz="0" w:space="0" w:color="auto"/>
            <w:left w:val="none" w:sz="0" w:space="0" w:color="auto"/>
            <w:bottom w:val="none" w:sz="0" w:space="0" w:color="auto"/>
            <w:right w:val="none" w:sz="0" w:space="0" w:color="auto"/>
          </w:divBdr>
        </w:div>
        <w:div w:id="1213232299">
          <w:marLeft w:val="0"/>
          <w:marRight w:val="0"/>
          <w:marTop w:val="0"/>
          <w:marBottom w:val="0"/>
          <w:divBdr>
            <w:top w:val="none" w:sz="0" w:space="0" w:color="auto"/>
            <w:left w:val="none" w:sz="0" w:space="0" w:color="auto"/>
            <w:bottom w:val="none" w:sz="0" w:space="0" w:color="auto"/>
            <w:right w:val="none" w:sz="0" w:space="0" w:color="auto"/>
          </w:divBdr>
        </w:div>
        <w:div w:id="1992907663">
          <w:marLeft w:val="0"/>
          <w:marRight w:val="0"/>
          <w:marTop w:val="0"/>
          <w:marBottom w:val="0"/>
          <w:divBdr>
            <w:top w:val="none" w:sz="0" w:space="0" w:color="auto"/>
            <w:left w:val="none" w:sz="0" w:space="0" w:color="auto"/>
            <w:bottom w:val="none" w:sz="0" w:space="0" w:color="auto"/>
            <w:right w:val="none" w:sz="0" w:space="0" w:color="auto"/>
          </w:divBdr>
        </w:div>
        <w:div w:id="602031497">
          <w:marLeft w:val="0"/>
          <w:marRight w:val="0"/>
          <w:marTop w:val="0"/>
          <w:marBottom w:val="0"/>
          <w:divBdr>
            <w:top w:val="none" w:sz="0" w:space="0" w:color="auto"/>
            <w:left w:val="none" w:sz="0" w:space="0" w:color="auto"/>
            <w:bottom w:val="none" w:sz="0" w:space="0" w:color="auto"/>
            <w:right w:val="none" w:sz="0" w:space="0" w:color="auto"/>
          </w:divBdr>
        </w:div>
        <w:div w:id="980768207">
          <w:marLeft w:val="0"/>
          <w:marRight w:val="0"/>
          <w:marTop w:val="0"/>
          <w:marBottom w:val="0"/>
          <w:divBdr>
            <w:top w:val="none" w:sz="0" w:space="0" w:color="auto"/>
            <w:left w:val="none" w:sz="0" w:space="0" w:color="auto"/>
            <w:bottom w:val="none" w:sz="0" w:space="0" w:color="auto"/>
            <w:right w:val="none" w:sz="0" w:space="0" w:color="auto"/>
          </w:divBdr>
        </w:div>
        <w:div w:id="307785454">
          <w:marLeft w:val="0"/>
          <w:marRight w:val="0"/>
          <w:marTop w:val="0"/>
          <w:marBottom w:val="0"/>
          <w:divBdr>
            <w:top w:val="none" w:sz="0" w:space="0" w:color="auto"/>
            <w:left w:val="none" w:sz="0" w:space="0" w:color="auto"/>
            <w:bottom w:val="none" w:sz="0" w:space="0" w:color="auto"/>
            <w:right w:val="none" w:sz="0" w:space="0" w:color="auto"/>
          </w:divBdr>
        </w:div>
        <w:div w:id="9930287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Szi05</b:Tag>
    <b:SourceType>Book</b:SourceType>
    <b:Guid>{7631D6D5-20DE-42B3-A1CE-547980CFAEA4}</b:Guid>
    <b:Title>Bevezetés a korpusznyelvészetbe</b:Title>
    <b:Year>2005</b:Year>
    <b:City>Budapest</b:City>
    <b:Publisher>Tinta Könyvkiadó</b:Publisher>
    <b:LCID>hu-HU</b:LCID>
    <b:Author>
      <b:Author>
        <b:NameList>
          <b:Person>
            <b:Last>Monika</b:Last>
            <b:First>Szirmai</b:First>
          </b:Person>
        </b:NameList>
      </b:Author>
    </b:Author>
    <b:RefOrder>6</b:RefOrder>
  </b:Source>
  <b:Source>
    <b:Tag>War13</b:Tag>
    <b:SourceType>JournalArticle</b:SourceType>
    <b:Guid>{8DB388A4-4BAA-45CD-930C-36B16BA7F207}</b:Guid>
    <b:Title>Undefined By Data: A Survey of Big Data Definitions</b:Title>
    <b:Year>2013</b:Year>
    <b:JournalName>School of Computer Science University of St.Andrews, UK</b:JournalName>
    <b:Author>
      <b:Author>
        <b:NameList>
          <b:Person>
            <b:Last>Ward</b:Last>
            <b:Middle>Stuart</b:Middle>
            <b:First>Jonathan</b:First>
          </b:Person>
          <b:Person>
            <b:Last>Barker</b:Last>
            <b:First>Adam</b:First>
          </b:Person>
        </b:NameList>
      </b:Author>
    </b:Author>
    <b:RefOrder>2</b:RefOrder>
  </b:Source>
  <b:Source>
    <b:Tag>Boy12</b:Tag>
    <b:SourceType>JournalArticle</b:SourceType>
    <b:Guid>{99057E0E-A4D1-4D14-BEE7-BC533C674A2E}</b:Guid>
    <b:Title>Critical Questions for Big Data: Provocations for a Cultural, Technological, and Scholarly Phenomenon</b:Title>
    <b:JournalName>Information, Communication, &amp; Society</b:JournalName>
    <b:Year>2012</b:Year>
    <b:Pages>662-679</b:Pages>
    <b:Author>
      <b:Author>
        <b:NameList>
          <b:Person>
            <b:Last>Boyd</b:Last>
            <b:First>Danah</b:First>
          </b:Person>
          <b:Person>
            <b:Last>Crawford</b:Last>
            <b:First>Kate</b:First>
          </b:Person>
        </b:NameList>
      </b:Author>
    </b:Author>
    <b:RefOrder>1</b:RefOrder>
  </b:Source>
  <b:Source>
    <b:Tag>Man09</b:Tag>
    <b:SourceType>JournalArticle</b:SourceType>
    <b:Guid>{BFAB8F2D-B5F1-48D5-A911-EA417E5F7472}</b:Guid>
    <b:Title>Social media: The new hybrid element of the promotion mix</b:Title>
    <b:JournalName>Kelley School of Business, Indiana University </b:JournalName>
    <b:Year>2009</b:Year>
    <b:Author>
      <b:Author>
        <b:NameList>
          <b:Person>
            <b:Last>Mangold</b:Last>
            <b:Middle>Glynn</b:Middle>
            <b:First>W.</b:First>
          </b:Person>
          <b:Person>
            <b:Last>Faulds</b:Last>
            <b:Middle>J.</b:Middle>
            <b:First>David</b:First>
          </b:Person>
        </b:NameList>
      </b:Author>
    </b:Author>
    <b:RefOrder>3</b:RefOrder>
  </b:Source>
  <b:Source>
    <b:Tag>Rus11</b:Tag>
    <b:SourceType>Book</b:SourceType>
    <b:Guid>{B8A10EEB-5F9B-4728-9B0F-6E0370C339EA}</b:Guid>
    <b:Title>Mining the Social Web</b:Title>
    <b:Year>2011</b:Year>
    <b:City>Sebastopol</b:City>
    <b:Publisher>O'Reilly Media</b:Publisher>
    <b:Author>
      <b:Author>
        <b:NameList>
          <b:Person>
            <b:Last>Russell</b:Last>
            <b:Middle>A.</b:Middle>
            <b:First>Matthew</b:First>
          </b:Person>
        </b:NameList>
      </b:Author>
    </b:Author>
    <b:RefOrder>14</b:RefOrder>
  </b:Source>
  <b:Source>
    <b:Tag>Arb15</b:Tag>
    <b:SourceType>JournalArticle</b:SourceType>
    <b:Guid>{112E4D41-36AB-4581-8356-70CB87667EC7}</b:Guid>
    <b:Title>Natural Language Processing</b:Title>
    <b:Year>2015</b:Year>
    <b:JournalName>Mes recherches personnelles</b:JournalName>
    <b:Author>
      <b:Author>
        <b:NameList>
          <b:Person>
            <b:Last>Arbi</b:Last>
            <b:Middle>Zied</b:Middle>
            <b:First>Mohamed</b:First>
          </b:Person>
        </b:NameList>
      </b:Author>
    </b:Author>
    <b:RefOrder>5</b:RefOrder>
  </b:Source>
  <b:Source>
    <b:Tag>Cam13</b:Tag>
    <b:SourceType>JournalArticle</b:SourceType>
    <b:Guid>{50CCD300-9EBD-42EA-B7E6-016D699F3B8D}</b:Guid>
    <b:Title>New Avenues in Opinion Mining and Sentiment Analysis</b:Title>
    <b:JournalName>IEEE Computer Society</b:JournalName>
    <b:Year>2013</b:Year>
    <b:Author>
      <b:Author>
        <b:NameList>
          <b:Person>
            <b:Last>Cambria</b:Last>
            <b:First>Erik</b:First>
          </b:Person>
          <b:Person>
            <b:Last>Schuller</b:Last>
            <b:First>Björn</b:First>
          </b:Person>
          <b:Person>
            <b:Last>Xia</b:Last>
            <b:First>Yunquing</b:First>
          </b:Person>
          <b:Person>
            <b:Last>Havasi</b:Last>
            <b:First>Catherine</b:First>
          </b:Person>
        </b:NameList>
      </b:Author>
    </b:Author>
    <b:RefOrder>15</b:RefOrder>
  </b:Source>
  <b:Source>
    <b:Tag>Pak10</b:Tag>
    <b:SourceType>JournalArticle</b:SourceType>
    <b:Guid>{39796EDD-E38D-45B6-BC57-A4D2AFCE8E70}</b:Guid>
    <b:Title>Twitter as a Corpus for Sentiment Analysis and Opinion Mining</b:Title>
    <b:JournalName>Universite de Paris-Sud, Laboratoire LIMSI-CNRS</b:JournalName>
    <b:Year>2010</b:Year>
    <b:Author>
      <b:Author>
        <b:NameList>
          <b:Person>
            <b:Last>Pak</b:Last>
            <b:First>Alexander</b:First>
          </b:Person>
          <b:Person>
            <b:Last>Paroubek</b:Last>
            <b:First>Patrick</b:First>
          </b:Person>
        </b:NameList>
      </b:Author>
    </b:Author>
    <b:RefOrder>16</b:RefOrder>
  </b:Source>
  <b:Source>
    <b:Tag>Aga11</b:Tag>
    <b:SourceType>JournalArticle</b:SourceType>
    <b:Guid>{7FBB399C-8D7F-456B-8AC6-72EB9020FEA7}</b:Guid>
    <b:Title>Sentiment Analysis of Twitter Data</b:Title>
    <b:JournalName>Department of Computer Science, Columbia University</b:JournalName>
    <b:Year>2011</b:Year>
    <b:Author>
      <b:Author>
        <b:NameList>
          <b:Person>
            <b:Last>Agarwal</b:Last>
            <b:First>Apoorv</b:First>
          </b:Person>
          <b:Person>
            <b:Last>Xie</b:Last>
            <b:First>Boyi</b:First>
          </b:Person>
          <b:Person>
            <b:Last>Vovsha</b:Last>
            <b:First>Ilia</b:First>
          </b:Person>
          <b:Person>
            <b:Last>Rambow</b:Last>
            <b:First>Owen</b:First>
          </b:Person>
          <b:Person>
            <b:Last>Passonneau</b:Last>
            <b:First>Rebecca</b:First>
          </b:Person>
        </b:NameList>
      </b:Author>
    </b:Author>
    <b:RefOrder>11</b:RefOrder>
  </b:Source>
  <b:Source>
    <b:Tag>Pan08</b:Tag>
    <b:SourceType>JournalArticle</b:SourceType>
    <b:Guid>{A07CD128-EDC6-42B2-ACD3-3DADCF6482B6}</b:Guid>
    <b:Title>Opinion Mining and Sentiment Analysis</b:Title>
    <b:JournalName>Foundations and Trends in Information Retrieval</b:JournalName>
    <b:Year>2008</b:Year>
    <b:Author>
      <b:Author>
        <b:NameList>
          <b:Person>
            <b:Last>Pang</b:Last>
            <b:First>Bo</b:First>
          </b:Person>
          <b:Person>
            <b:Last>Lee</b:Last>
            <b:First>Lillian</b:First>
          </b:Person>
        </b:NameList>
      </b:Author>
    </b:Author>
    <b:RefOrder>4</b:RefOrder>
  </b:Source>
  <b:Source>
    <b:Tag>Spe12</b:Tag>
    <b:SourceType>JournalArticle</b:SourceType>
    <b:Guid>{1B952310-D7C0-4D3C-B8E3-E0DF671BBCF3}</b:Guid>
    <b:Title>Sentimentor: Sentiment Analysis of Twitter Data</b:Title>
    <b:JournalName>School of Computing, Engineering and Mathematics, University of Brighton</b:JournalName>
    <b:Year>2012</b:Year>
    <b:Author>
      <b:Author>
        <b:NameList>
          <b:Person>
            <b:Last>Spencer</b:Last>
            <b:First>James</b:First>
          </b:Person>
          <b:Person>
            <b:Last>Uchyigit</b:Last>
            <b:First>Gulden</b:First>
          </b:Person>
        </b:NameList>
      </b:Author>
    </b:Author>
    <b:RefOrder>12</b:RefOrder>
  </b:Source>
  <b:Source>
    <b:Tag>Hub08</b:Tag>
    <b:SourceType>JournalArticle</b:SourceType>
    <b:Guid>{39C93FE8-AC2B-4895-8159-D9D8BDD3AA81}</b:Guid>
    <b:Title>Social networks that matter: Twitter under the microscope</b:Title>
    <b:JournalName>Social Computing Lab, Cornell University, Ithaca, NY</b:JournalName>
    <b:Year>2008</b:Year>
    <b:Author>
      <b:Author>
        <b:NameList>
          <b:Person>
            <b:Last>Huberman</b:Last>
            <b:Middle>A.</b:Middle>
            <b:First>Bernardo</b:First>
          </b:Person>
          <b:Person>
            <b:Last>Romero</b:Last>
            <b:Middle>M.</b:Middle>
            <b:First>Daniel</b:First>
          </b:Person>
          <b:Person>
            <b:Last>Wu</b:Last>
            <b:First>Fang</b:First>
          </b:Person>
        </b:NameList>
      </b:Author>
    </b:Author>
    <b:RefOrder>17</b:RefOrder>
  </b:Source>
  <b:Source>
    <b:Tag>deM08</b:Tag>
    <b:SourceType>JournalArticle</b:SourceType>
    <b:Guid>{16C72316-B326-423F-93A9-2200ADF26A12}</b:Guid>
    <b:Title>The Stanford typed dependencies representation</b:Title>
    <b:JournalName>Proceeding CrossParser '08 Coling</b:JournalName>
    <b:Year>2008</b:Year>
    <b:Author>
      <b:Author>
        <b:NameList>
          <b:Person>
            <b:Last>de Marneffe</b:Last>
            <b:First>Marie-Catherine</b:First>
          </b:Person>
          <b:Person>
            <b:Last>Manning</b:Last>
            <b:Middle>Christopher</b:Middle>
            <b:First>D.</b:First>
          </b:Person>
        </b:NameList>
      </b:Author>
    </b:Author>
    <b:RefOrder>18</b:RefOrder>
  </b:Source>
  <b:Source>
    <b:Tag>Wak</b:Tag>
    <b:SourceType>JournalArticle</b:SourceType>
    <b:Guid>{D8EC6B69-3F13-4248-B2C4-415164B17B10}</b:Guid>
    <b:Title>Text Mining for Sentiment Analysis of Twitter Data</b:Title>
    <b:JournalName>Department of Computer Science, The University of Akron</b:JournalName>
    <b:Author>
      <b:Author>
        <b:NameList>
          <b:Person>
            <b:Last>Wakade</b:Last>
            <b:First>Shruti</b:First>
          </b:Person>
          <b:Person>
            <b:Last>Shekar</b:Last>
            <b:First>Chandra</b:First>
          </b:Person>
          <b:Person>
            <b:Last>Liszka</b:Last>
            <b:Middle>Kathy</b:Middle>
            <b:First>J.</b:First>
          </b:Person>
          <b:Person>
            <b:Last>Chan</b:Last>
            <b:First>Chien-Chung</b:First>
          </b:Person>
        </b:NameList>
      </b:Author>
    </b:Author>
    <b:RefOrder>19</b:RefOrder>
  </b:Source>
  <b:Source>
    <b:Tag>Din07</b:Tag>
    <b:SourceType>JournalArticle</b:SourceType>
    <b:Guid>{A5A5F836-B659-486E-9FF7-E24FAB71DA43}</b:Guid>
    <b:Title>The Utility of Linguistic Rules in Opinion Mining</b:Title>
    <b:JournalName>Department of Computer Science, University of Illinois at Chicago</b:JournalName>
    <b:Year>2007</b:Year>
    <b:Author>
      <b:Author>
        <b:NameList>
          <b:Person>
            <b:Last>Ding</b:Last>
            <b:First>Xiaowen</b:First>
          </b:Person>
          <b:Person>
            <b:Last>Liu</b:Last>
            <b:First>Bing</b:First>
          </b:Person>
        </b:NameList>
      </b:Author>
    </b:Author>
    <b:RefOrder>20</b:RefOrder>
  </b:Source>
  <b:Source>
    <b:Tag>Sta15</b:Tag>
    <b:SourceType>Book</b:SourceType>
    <b:Guid>{6CAF8AB1-A23E-4005-B93A-11AC052495BC}</b:Guid>
    <b:Title>Stanford Core NLP Függőségi Tankönyv</b:Title>
    <b:Year>2015</b:Year>
    <b:RefOrder>7</b:RefOrder>
  </b:Source>
  <b:Source>
    <b:Tag>Liu12</b:Tag>
    <b:SourceType>Book</b:SourceType>
    <b:Guid>{1E3065D0-08F8-48F4-BC83-CC4BA002F33F}</b:Guid>
    <b:Title>Sentiment Analysis and Opinion Mining</b:Title>
    <b:Year>2012</b:Year>
    <b:Publisher>Morgan &amp; Claypool Publishers</b:Publisher>
    <b:Author>
      <b:Author>
        <b:NameList>
          <b:Person>
            <b:Last>Liu</b:Last>
            <b:First>Bing</b:First>
          </b:Person>
        </b:NameList>
      </b:Author>
    </b:Author>
    <b:RefOrder>8</b:RefOrder>
  </b:Source>
  <b:Source>
    <b:Tag>Soc</b:Tag>
    <b:SourceType>JournalArticle</b:SourceType>
    <b:Guid>{9FD5ADF6-7D8B-4DA1-AEF7-E78C7C23115B}</b:Guid>
    <b:Title>Recursive Deep Models for Semantic Compositionality Over a Sentiment Treebank</b:Title>
    <b:JournalName>Stanford University</b:JournalName>
    <b:Author>
      <b:Author>
        <b:NameList>
          <b:Person>
            <b:Last>Socher</b:Last>
            <b:First>Richard</b:First>
          </b:Person>
          <b:Person>
            <b:Last>Perelygin</b:Last>
            <b:First>Alex</b:First>
          </b:Person>
          <b:Person>
            <b:Last>Wu</b:Last>
            <b:Middle>Y.</b:Middle>
            <b:First>Jean</b:First>
          </b:Person>
          <b:Person>
            <b:Last>Chuang</b:Last>
            <b:First>Jason</b:First>
          </b:Person>
          <b:Person>
            <b:Last>Manning</b:Last>
            <b:Middle>D.</b:Middle>
            <b:First>Christopher</b:First>
          </b:Person>
          <b:Person>
            <b:Last>Ng</b:Last>
            <b:Middle>Y.</b:Middle>
            <b:First>Andrew</b:First>
          </b:Person>
          <b:Person>
            <b:Last>Potts</b:Last>
            <b:First>Christopher</b:First>
          </b:Person>
        </b:NameList>
      </b:Author>
    </b:Author>
    <b:RefOrder>10</b:RefOrder>
  </b:Source>
  <b:Source>
    <b:Tag>Sta</b:Tag>
    <b:SourceType>InternetSite</b:SourceType>
    <b:Guid>{2283C1D1-30B5-4DEA-BBE6-C3E669DA2075}</b:Guid>
    <b:Title>Stanford Sentiment Analysis honlap</b:Title>
    <b:URL>http://nlp.stanford.edu/sentiment/index.html</b:URL>
    <b:RefOrder>9</b:RefOrder>
  </b:Source>
  <b:Source>
    <b:Tag>Lev13</b:Tag>
    <b:SourceType>JournalArticle</b:SourceType>
    <b:Guid>{2B8652E7-FDB0-4040-B90B-2D09D70BBF70}</b:Guid>
    <b:Title>Umigon:Sentiment analysis for tweets based on lexicons and heuristics</b:Title>
    <b:Year>2013</b:Year>
    <b:JournalName>Department of Marketing Management, Rotterdam School of Management and Erasmus Studio, Erasmus University Rotterdam</b:JournalName>
    <b:Author>
      <b:Author>
        <b:NameList>
          <b:Person>
            <b:Last>Levallois</b:Last>
            <b:First>Clement</b:First>
          </b:Person>
        </b:NameList>
      </b:Author>
    </b:Author>
    <b:RefOrder>13</b:RefOrder>
  </b:Source>
</b:Sources>
</file>

<file path=customXml/itemProps1.xml><?xml version="1.0" encoding="utf-8"?>
<ds:datastoreItem xmlns:ds="http://schemas.openxmlformats.org/officeDocument/2006/customXml" ds:itemID="{46E8A6DF-6C44-4285-9652-2558CA164B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5340</TotalTime>
  <Pages>57</Pages>
  <Words>13570</Words>
  <Characters>78708</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Anonymus</dc:creator>
  <cp:lastModifiedBy>Anonymus</cp:lastModifiedBy>
  <cp:revision>576</cp:revision>
  <cp:lastPrinted>2015-06-29T17:51:00Z</cp:lastPrinted>
  <dcterms:created xsi:type="dcterms:W3CDTF">2015-05-12T15:54:00Z</dcterms:created>
  <dcterms:modified xsi:type="dcterms:W3CDTF">2015-07-02T16:29:00Z</dcterms:modified>
</cp:coreProperties>
</file>